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8C85" w14:textId="77777777" w:rsidR="00063FE2" w:rsidRPr="008C0E0D" w:rsidRDefault="00000000" w:rsidP="00063FE2">
      <w:pPr>
        <w:spacing w:line="360" w:lineRule="auto"/>
        <w:ind w:firstLine="320"/>
        <w:jc w:val="both"/>
        <w:rPr>
          <w:rFonts w:ascii="Times New Roman" w:hAnsi="Times New Roman" w:cs="Times New Roman"/>
        </w:rPr>
      </w:pPr>
      <m:oMath>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D,0</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E,b</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e>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i</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I,0</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I</m:t>
                    </m:r>
                  </m:sub>
                </m:sSub>
              </m:e>
            </m:eqArr>
          </m:e>
        </m:d>
      </m:oMath>
      <w:r w:rsidR="00063FE2" w:rsidRPr="008C0E0D">
        <w:rPr>
          <w:rFonts w:ascii="Times New Roman" w:hAnsi="Times New Roman" w:cs="Times New Roman"/>
        </w:rPr>
        <w:t xml:space="preserve">                                       (1)</w:t>
      </w:r>
    </w:p>
    <w:p w14:paraId="4CA69AF0" w14:textId="77777777" w:rsidR="00063FE2" w:rsidRPr="008C0E0D" w:rsidRDefault="00063FE2" w:rsidP="00063FE2">
      <w:pPr>
        <w:spacing w:line="360" w:lineRule="auto"/>
        <w:jc w:val="both"/>
        <w:rPr>
          <w:rFonts w:ascii="Times New Roman" w:hAnsi="Times New Roman" w:cs="Times New Roman"/>
          <w:i/>
          <w:iCs/>
        </w:rPr>
      </w:pPr>
      <w:proofErr w:type="gramStart"/>
      <w:r w:rsidRPr="008C0E0D">
        <w:rPr>
          <w:rFonts w:ascii="Times New Roman" w:hAnsi="Times New Roman" w:cs="Times New Roman"/>
          <w:i/>
          <w:iCs/>
        </w:rPr>
        <w:t>where</w:t>
      </w:r>
      <w:proofErr w:type="gramEnd"/>
      <w:r w:rsidRPr="008C0E0D">
        <w:rPr>
          <w:rFonts w:ascii="Times New Roman" w:hAnsi="Times New Roman" w:cs="Times New Roman"/>
          <w:i/>
          <w:iCs/>
        </w:rPr>
        <w:t>,</w:t>
      </w:r>
    </w:p>
    <w:p w14:paraId="2E92D41D" w14:textId="77777777" w:rsidR="00063FE2" w:rsidRPr="008C0E0D" w:rsidRDefault="00063FE2" w:rsidP="00063FE2">
      <w:pPr>
        <w:spacing w:line="360" w:lineRule="auto"/>
        <w:jc w:val="both"/>
        <w:rPr>
          <w:rFonts w:ascii="Times New Roman" w:hAnsi="Times New Roman" w:cs="Times New Roman"/>
          <w:b/>
          <w:lang w:val="en-CA"/>
        </w:rPr>
      </w:pPr>
      <m:oMath>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ctrlPr>
                  <w:rPr>
                    <w:rFonts w:ascii="Cambria Math" w:eastAsia="Cambria Math" w:hAnsi="Cambria Math" w:cs="Times New Roman"/>
                    <w:b/>
                    <w:i/>
                  </w:rPr>
                </m:ctrlPr>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eqArr>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DI</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EI</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II</m:t>
                      </m:r>
                    </m:sub>
                  </m:sSub>
                </m:e>
              </m:mr>
            </m:m>
          </m:e>
        </m:d>
        <m:r>
          <w:rPr>
            <w:rFonts w:ascii="Cambria Math" w:hAnsi="Cambria Math" w:cs="Times New Roman"/>
          </w:rPr>
          <m:t>=</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ei</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ei</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ii</m:t>
                      </m:r>
                    </m:sub>
                  </m:sSub>
                </m:e>
              </m:mr>
            </m:m>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e>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ctrlPr>
                  <w:rPr>
                    <w:rFonts w:ascii="Cambria Math" w:eastAsia="Cambria Math" w:hAnsi="Cambria Math" w:cs="Times New Roman"/>
                    <w:b/>
                    <w:i/>
                  </w:rPr>
                </m:ctrlPr>
              </m:e>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I</m:t>
                    </m:r>
                  </m:sub>
                </m:sSub>
              </m:e>
            </m:eqArr>
          </m:e>
        </m:d>
      </m:oMath>
      <w:r w:rsidRPr="008C0E0D">
        <w:rPr>
          <w:rFonts w:ascii="Times New Roman" w:hAnsi="Times New Roman" w:cs="Times New Roman"/>
          <w:bCs/>
          <w:lang w:val="en-CA"/>
        </w:rPr>
        <w:t>,</w:t>
      </w:r>
      <w:r w:rsidRPr="008C0E0D">
        <w:rPr>
          <w:rFonts w:ascii="Times New Roman" w:hAnsi="Times New Roman" w:cs="Times New Roman"/>
          <w:b/>
          <w:lang w:val="en-CA"/>
        </w:rPr>
        <w:t xml:space="preserve"> </w:t>
      </w:r>
    </w:p>
    <w:p w14:paraId="51E017BA" w14:textId="77777777" w:rsidR="00063FE2" w:rsidRPr="008C0E0D" w:rsidRDefault="00063FE2" w:rsidP="00063FE2">
      <w:pPr>
        <w:spacing w:line="360" w:lineRule="auto"/>
        <w:jc w:val="both"/>
        <w:rPr>
          <w:ins w:id="0" w:author="Milad Lankarany" w:date="2023-01-10T14:21:00Z"/>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-k</m:t>
                </m:r>
              </m:e>
            </m:d>
            <m:r>
              <w:rPr>
                <w:rFonts w:ascii="Cambria Math" w:hAnsi="Cambria Math" w:cs="Times New Roman"/>
              </w:rPr>
              <m:t>]</m:t>
            </m:r>
          </m:den>
        </m:f>
      </m:oMath>
      <w:r w:rsidRPr="008C0E0D">
        <w:rPr>
          <w:rFonts w:ascii="Times New Roman" w:hAnsi="Times New Roman" w:cs="Times New Roman"/>
        </w:rPr>
        <w:t xml:space="preserve"> ; </w:t>
      </w:r>
    </w:p>
    <w:p w14:paraId="1CFB2772" w14:textId="77777777" w:rsidR="00063FE2" w:rsidRPr="008C0E0D" w:rsidRDefault="00063FE2" w:rsidP="00063FE2">
      <w:pPr>
        <w:spacing w:line="360" w:lineRule="auto"/>
        <w:rPr>
          <w:rFonts w:ascii="Times New Roman" w:hAnsi="Times New Roman" w:cs="Times New Roman"/>
        </w:rPr>
      </w:pPr>
    </w:p>
    <w:p w14:paraId="09B83B74" w14:textId="78752297" w:rsidR="007947A6" w:rsidRDefault="00063FE2" w:rsidP="00063FE2">
      <w:r w:rsidRPr="008C0E0D">
        <w:rPr>
          <w:rFonts w:ascii="Times New Roman" w:hAnsi="Times New Roman" w:cs="Times New Roman"/>
        </w:rPr>
        <w:t xml:space="preserve">In </w:t>
      </w:r>
      <w:r w:rsidRPr="008C0E0D">
        <w:rPr>
          <w:rFonts w:ascii="Times New Roman" w:hAnsi="Times New Roman" w:cs="Times New Roman"/>
          <w:b/>
        </w:rPr>
        <w:t>Equation (1)</w:t>
      </w:r>
      <w:r w:rsidRPr="008C0E0D">
        <w:rPr>
          <w:rFonts w:ascii="Times New Roman" w:hAnsi="Times New Roman" w:cs="Times New Roman"/>
        </w:rPr>
        <w:t xml:space="preserve">, </w:t>
      </w:r>
      <m:oMath>
        <m:r>
          <w:rPr>
            <w:rFonts w:ascii="Cambria Math" w:hAnsi="Cambria Math" w:cs="Times New Roman" w:hint="eastAsia"/>
          </w:rPr>
          <m:t>r</m:t>
        </m:r>
      </m:oMath>
      <w:r w:rsidRPr="008C0E0D">
        <w:rPr>
          <w:rFonts w:ascii="Times New Roman" w:hAnsi="Times New Roman" w:cs="Times New Roman"/>
        </w:rPr>
        <w:t xml:space="preserve"> </w:t>
      </w:r>
      <w:r>
        <w:rPr>
          <w:rFonts w:ascii="Times New Roman" w:hAnsi="Times New Roman" w:cs="Times New Roman" w:hint="eastAsia"/>
        </w:rPr>
        <w:t xml:space="preserve">is the firing rate, </w:t>
      </w:r>
      <w:r w:rsidRPr="008C0E0D">
        <w:rPr>
          <w:rFonts w:ascii="Times New Roman" w:hAnsi="Times New Roman" w:cs="Times New Roman"/>
        </w:rPr>
        <w:t>neural group “</w:t>
      </w:r>
      <m:oMath>
        <m:r>
          <w:rPr>
            <w:rFonts w:ascii="Cambria Math" w:hAnsi="Cambria Math" w:cs="Times New Roman"/>
          </w:rPr>
          <m:t>D</m:t>
        </m:r>
      </m:oMath>
      <w:r w:rsidRPr="008C0E0D">
        <w:rPr>
          <w:rFonts w:ascii="Times New Roman" w:hAnsi="Times New Roman" w:cs="Times New Roman"/>
        </w:rPr>
        <w:t>” represents the Vim neurons directly receiving DBS, neural group “</w:t>
      </w:r>
      <m:oMath>
        <m:r>
          <w:rPr>
            <w:rFonts w:ascii="Cambria Math" w:hAnsi="Cambria Math" w:cs="Times New Roman"/>
          </w:rPr>
          <m:t>E</m:t>
        </m:r>
      </m:oMath>
      <w:r w:rsidRPr="008C0E0D">
        <w:rPr>
          <w:rFonts w:ascii="Times New Roman" w:hAnsi="Times New Roman" w:cs="Times New Roman"/>
        </w:rPr>
        <w:t>” represents the external excitatory nuclei, and neural group “</w:t>
      </w:r>
      <m:oMath>
        <m:r>
          <w:rPr>
            <w:rFonts w:ascii="Cambria Math" w:hAnsi="Cambria Math" w:cs="Times New Roman"/>
          </w:rPr>
          <m:t>I</m:t>
        </m:r>
      </m:oMath>
      <w:r w:rsidRPr="008C0E0D">
        <w:rPr>
          <w:rFonts w:ascii="Times New Roman" w:hAnsi="Times New Roman" w:cs="Times New Roman"/>
        </w:rPr>
        <w:t>” represents the external inhibitory nuclei (</w:t>
      </w:r>
      <w:r w:rsidRPr="008C0E0D">
        <w:rPr>
          <w:rFonts w:ascii="Times New Roman" w:hAnsi="Times New Roman" w:cs="Times New Roman"/>
          <w:b/>
        </w:rPr>
        <w:t>Fig. 1</w:t>
      </w:r>
      <w:r w:rsidRPr="008C0E0D">
        <w:rPr>
          <w:rFonts w:ascii="Times New Roman" w:hAnsi="Times New Roman" w:cs="Times New Roman"/>
        </w:rPr>
        <w:t>). The group “</w:t>
      </w:r>
      <m:oMath>
        <m:r>
          <w:rPr>
            <w:rFonts w:ascii="Cambria Math" w:hAnsi="Cambria Math" w:cs="Times New Roman"/>
          </w:rPr>
          <m:t>E</m:t>
        </m:r>
      </m:oMath>
      <w:r w:rsidRPr="008C0E0D">
        <w:rPr>
          <w:rFonts w:ascii="Times New Roman" w:hAnsi="Times New Roman" w:cs="Times New Roman"/>
        </w:rPr>
        <w:t xml:space="preserve">” neurons represent mainly the cerebellum dentate nucleus and </w:t>
      </w:r>
      <w:bookmarkStart w:id="1" w:name="_Hlk127530348"/>
      <w:r w:rsidRPr="008C0E0D">
        <w:rPr>
          <w:rFonts w:ascii="Times New Roman" w:hAnsi="Times New Roman" w:cs="Times New Roman"/>
        </w:rPr>
        <w:t>the pyramidal cells of primary motor cortex (M1)</w:t>
      </w:r>
      <w:bookmarkEnd w:id="1"/>
      <w:r w:rsidRPr="008C0E0D">
        <w:rPr>
          <w:rFonts w:ascii="Times New Roman" w:hAnsi="Times New Roman" w:cs="Times New Roman"/>
        </w:rPr>
        <w:t xml:space="preserve"> </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{"citationID":"a1eoo5to96b","properties":{"formattedCitation":"\\super 31\\nosupersub{}","plainCitation":"31","noteIndex":0},"citationItems":[{"id":169,"uris":["http://zotero.org/users/local/uBkiaWCf/items/7GQAZW6H"],"itemData":{"id":169,"type":"article-journal","abstract":"Local field potentials (LFPs) were recorded in seven unanaesthetized patients between the four adjacent contacts of a macroelectrode stereotactically implanted for the treatment of tremor. The LFPs were presumed to arise predominantly from the nucleus ventralis intermedius (Vim) of the thalamus, the implantation target. They were recorded simultaneously with the ipsilateral EEG and contralateral EMG during an isometric contraction or at rest. The patients had a history of either isolated tremor (essential tremor, n = 2; benign tremulous Parkinson's disease, n = 1) or tremor with signs of a cerebellar syndrome (multiple sclerosis, n = 3; essential tremor and ataxia, n = 1), although clinical tremor was absent at the time of recording because of a temporary microthalamotomy effect in four patients. In patients with isolated tremor, oscillatory activity picked up by contacts in Vim (cerebellar thalamus) was invariably coherent with that in the sensorimotor cortex or contracting muscle in the 8–27 Hz range. Such coherence was absent in two of the four subjects with tremor associated with a cerebellar syndrome. Coherence between LFPs recorded from more caudally placed contacts and the sensorimotor cortex or contracting muscle was negligible in all patients. These caudally placed contacts demonstrated the highest sensory evoked potential in response to median nerve stimulation. Oscillatory activity in the cerebellar thalamus (Vim) lagged behind that in both cortex and muscle. Coherent activity between the cerebellar thalamus (Vim) and the cortex persisted at rest. It is suggested that rhythmicities in the 8–27 Hz range could provide the basis for a temporal framework that is widely distributed within the motor system.","container-title":"Brain","DOI":"10.1093/brain/123.7.1459","ISSN":"0006-8950","issue":"7","journalAbbreviation":"Brain","page":"1459-1470","source":"Silverchair","title":"Coherence between cerebellar thalamus, cortex and muscle in man: Cerebellar thalamus interactions","title-short":"Coherence between cerebellar thalamus, cortex and muscle in man","volume":"123","author":[{"family":"Marsden","given":"J. F."},{"family":"Ashby","given":"P."},{"family":"Limousin-Dowsey","given":"P."},{"family":"Rothwell","given":"J. C."},{"family":"Brown","given":"P."}],"issued":{"date-parts":[["2000",7,1]]}}}],"schema":"https://github.com/citation-style-language/schema/raw/master/csl-citation.json"}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31</w:t>
      </w:r>
      <w:r w:rsidRPr="008C0E0D">
        <w:rPr>
          <w:rFonts w:ascii="Times New Roman" w:hAnsi="Times New Roman" w:cs="Times New Roman"/>
          <w:vertAlign w:val="superscript"/>
        </w:rPr>
        <w:fldChar w:fldCharType="end"/>
      </w:r>
      <w:r w:rsidRPr="008C0E0D">
        <w:rPr>
          <w:rFonts w:ascii="Times New Roman" w:hAnsi="Times New Roman" w:cs="Times New Roman"/>
          <w:vertAlign w:val="superscript"/>
        </w:rPr>
        <w:t>,</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{"citationID":"BNSzHTTM","properties":{"formattedCitation":"\\super 32\\nosupersub{}","plainCitation":"32","noteIndex":0},"citationItems":[{"id":"yhMu06FZ/GGNydZb2","uris":["http://zotero.org/users/5747052/items/ZIHQ8EIA"],"itemData":{"id":2303,"type":"article-journal","abstract":"In the primary motor cortex (M1), layer 5 projection neurons signal directly to distant motor structures to drive movement. Despite their pivotal position and acknowledged diversity these neurons are traditionally separated into broad commissural and corticofugal types, and until now no attempt has been made at resolving the basis for their diversity. We therefore probed the electrophysiological and morphological properties of retrogradely labeled M1 corticospinal (CSp), corticothalamic (CTh), and commissural projecting corticostriatal (CStr) and corticocortical (CC) neurons. An unsupervised cluster analysis established at least four phenotypes with additional differences between lumbar and cervical projecting CSp neurons. Distinguishing parameters included the action potential (AP) waveform, firing behavior, the hyperpolarisation-activated sag potential, sublayer position, and soma and dendrite size. CTh neurons differed from CSp neurons in showing spike frequency acceleration and a greater sag potential. CStr neurons had the lowest AP amplitude and maximum rise rate of all neurons. Temperature influenced spike train behavior in corticofugal neurons. At 26°C CTh neurons fired bursts of APs more often than CSp neurons, but at 36°C both groups fired regular APs. Our findings provide reliable phenotypic fingerprints to identify distinct M1 projection neuron classes as a tool to understand their unique contributions to motor function.","container-title":"Frontiers in Cellular Neuroscience","ISSN":"1662-5102","source":"Frontiers","title":"Diversity of layer 5 projection neurons in the mouse motor cortex","URL":"https://www.frontiersin.org/article/10.3389/fncel.2013.00174","volume":"7","author":[{"family":"Oswald","given":"Manfred"},{"family":"Tantirigama","given":"Malinda"},{"family":"Sonntag","given":"Ivo"},{"family":"Hughes","given":"Stephanie"},{"family":"Empson","given":"Ruth"}],"accessed":{"date-parts":[["2022",3,2]]},"issued":{"date-parts":[["2013"]]}}}],"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32</w:t>
      </w:r>
      <w:r w:rsidRPr="008C0E0D">
        <w:rPr>
          <w:rFonts w:ascii="Times New Roman" w:hAnsi="Times New Roman" w:cs="Times New Roman"/>
          <w:vertAlign w:val="superscript"/>
        </w:rPr>
        <w:fldChar w:fldCharType="end"/>
      </w:r>
      <w:r w:rsidRPr="008C0E0D">
        <w:rPr>
          <w:rFonts w:ascii="Times New Roman" w:hAnsi="Times New Roman" w:cs="Times New Roman"/>
        </w:rPr>
        <w:t>. The group “</w:t>
      </w:r>
      <m:oMath>
        <m:r>
          <w:rPr>
            <w:rFonts w:ascii="Cambria Math" w:hAnsi="Cambria Math" w:cs="Times New Roman"/>
          </w:rPr>
          <m:t>I</m:t>
        </m:r>
      </m:oMath>
      <w:r w:rsidRPr="008C0E0D">
        <w:rPr>
          <w:rFonts w:ascii="Times New Roman" w:hAnsi="Times New Roman" w:cs="Times New Roman"/>
        </w:rPr>
        <w:t xml:space="preserve">” neurons mainly consist of the </w:t>
      </w:r>
      <w:bookmarkStart w:id="2" w:name="_Hlk127530561"/>
      <w:r w:rsidRPr="008C0E0D">
        <w:rPr>
          <w:rFonts w:ascii="Times New Roman" w:hAnsi="Times New Roman" w:cs="Times New Roman"/>
        </w:rPr>
        <w:t xml:space="preserve">thalamic reticular nucleus (TRN) and interneurons </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{"citationID":"JIBavfKu","properties":{"formattedCitation":"\\super 33\\nosupersub{}","plainCitation":"33","noteIndex":0},"citationItems":[{"id":"yhMu06FZ/jlXAg21j","uris":["http://zotero.org/users/5747052/items/PSL4EJ8D"],"itemData":{"id":1882,"type":"chapter","container-title":"Exploring the Thalamus","event-place":"San Diego","ISBN":"978-0-12-305460-9","language":"en","note":"DOI: 10.1016/B978-012305460-9/50016-2","page":"19-58","publisher":"Academic Press","publisher-place":"San Diego","source":"ScienceDirect","title":"Chapter II - The Nerve Cells of the Thalamus","URL":"https://www.sciencedirect.com/science/article/pii/B9780123054609500162","author":[{"family":"Murray Sherman","given":"S."},{"family":"Guillery","given":"R. W."}],"editor":[{"family":"Murray Sherman","given":"S."},{"family":"Guillery","given":"R. W."}],"accessed":{"date-parts":[["2021",7,7]]},"issued":{"date-parts":[["2001",1,1]]}}}],"schema":"https://github.com/citation-style-language/schema/raw/master/csl-citation.json"}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33</w:t>
      </w:r>
      <w:r w:rsidRPr="008C0E0D">
        <w:rPr>
          <w:rFonts w:ascii="Times New Roman" w:hAnsi="Times New Roman" w:cs="Times New Roman"/>
          <w:vertAlign w:val="superscript"/>
        </w:rPr>
        <w:fldChar w:fldCharType="end"/>
      </w:r>
      <w:r w:rsidRPr="008C0E0D">
        <w:rPr>
          <w:rFonts w:ascii="Times New Roman" w:hAnsi="Times New Roman" w:cs="Times New Roman"/>
          <w:vertAlign w:val="superscript"/>
        </w:rPr>
        <w:t>,</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{"citationID":"aXgvMK1G","properties":{"formattedCitation":"\\super 5\\nosupersub{}","plainCitation":"5","noteIndex":0},"citationItems":[{"id":"yhMu06FZ/9ajmh4aW","uris":["http://zotero.org/users/5747052/items/SA5EMADN"],"itemData":{"id":1801,"type":"article-journal","abstract":"Background\nDeep brain stimulation is an established therapy for several neurological disorders; however, its effects on neuronal activity vary across brain regions and depend on stimulation settings. Understanding these variable responses can aid in the development of physiologically-informed stimulation paradigms in existing or prospective indications.\nObjective\nProvide experimental and computational insights into the brain-region-specific and frequency-dependent effects of extracellular stimulation on neuronal activity.\nMethods\nIn patients with movement disorders, single-neuron recordings were acquired from the subthalamic nucleus, substantia nigra pars reticulata, ventral intermediate nucleus, or reticular thalamus during microstimulation across various frequencies (1–100 Hz) to assess single-pulse and frequency-response functions. Moreover, a biophysically-realistic computational framework was developed which generated postsynaptic responses under the assumption that electrical stimuli simultaneously activated all convergent presynaptic inputs to stimulation target neurons. The framework took into consideration the relative distributions of excitatory/inhibitory afferent inputs to model site-specific responses, which were in turn embedded within a model of short-term synaptic plasticity to account for stimulation frequency-dependence.\nResults\nWe demonstrated microstimulation-evoked excitatory neuronal responses in thalamic structures (which have predominantly excitatory inputs) and inhibitory responses in basal ganglia structures (predominantly inhibitory inputs); however, higher stimulation frequencies led to a loss of site-specificity and convergence towards neuronal suppression. The model confirmed that site-specific responses could be simulated by accounting for local neuroanatomical/microcircuit properties, while suppression of neuronal activity during high-frequency stimulation was mediated by short-term synaptic depression.\nConclusions\nBrain-region-specific and frequency-dependant neuronal responses could be simulated by considering neuroanatomical (local microcircuitry) and neurophysiological (short-term plasticity) properties.","container-title":"Brain Stimulation","DOI":"10.1016/j.brs.2021.04.022","ISSN":"1935-861X","issue":"4","journalAbbreviation":"Brain Stimulation","language":"en","page":"807-821","source":"ScienceDirect","title":"A theoretical framework for the site-specific and frequency-dependent neuronal effects of deep brain stimulation","volume":"14","author":[{"family":"Milosevic","given":"Luka"},{"family":"Kalia","given":"Suneil K."},{"family":"Hodaie","given":"Mojgan"},{"family":"Lozano","given":"Andres M."},{"family":"Popovic","given":"Milos R."},{"family":"Hutchison","given":"William D."},{"family":"Lankarany","given":"Milad"}],"issued":{"date-parts":[["2021",7,1]]}}}],"schema":"https://github.com/citation-style-language/schema/raw/master/csl-citation.json"} </w:instrText>
      </w:r>
      <w:r w:rsidRPr="008C0E0D">
        <w:rPr>
          <w:rFonts w:ascii="Times New Roman" w:hAnsi="Times New Roman" w:cs="Times New Roman"/>
          <w:vertAlign w:val="superscript"/>
        </w:rPr>
        <w:fldChar w:fldCharType="separate"/>
      </w:r>
      <w:r w:rsidRPr="008C0E0D">
        <w:rPr>
          <w:rFonts w:ascii="Times New Roman" w:hAnsi="Times New Roman" w:cs="Times New Roman"/>
          <w:vertAlign w:val="superscript"/>
        </w:rPr>
        <w:t>5</w:t>
      </w:r>
      <w:r w:rsidRPr="008C0E0D">
        <w:rPr>
          <w:rFonts w:ascii="Times New Roman" w:hAnsi="Times New Roman" w:cs="Times New Roman"/>
          <w:vertAlign w:val="superscript"/>
        </w:rPr>
        <w:fldChar w:fldCharType="end"/>
      </w:r>
      <w:bookmarkEnd w:id="2"/>
      <w:r w:rsidRPr="008C0E0D">
        <w:rPr>
          <w:rFonts w:ascii="Times New Roman" w:hAnsi="Times New Roman" w:cs="Times New Roman"/>
        </w:rPr>
        <w:t>.</w:t>
      </w:r>
      <w:r>
        <w:rPr>
          <w:rFonts w:ascii="Times New Roman" w:hAnsi="Times New Roman" w:cs="Times New Roman" w:hint="eastAsia"/>
        </w:rPr>
        <w:t xml:space="preserve"> </w:t>
      </w:r>
      <m:oMath>
        <m:r>
          <w:rPr>
            <w:rFonts w:ascii="Cambria Math" w:hAnsi="Cambria Math" w:cs="Times New Roman" w:hint="eastAsia"/>
          </w:rPr>
          <m:t>e</m:t>
        </m:r>
      </m:oMath>
      <w:r>
        <w:rPr>
          <w:rFonts w:ascii="Times New Roman" w:hAnsi="Times New Roman" w:cs="Times New Roman" w:hint="eastAsia"/>
        </w:rPr>
        <w:t xml:space="preserve"> and </w:t>
      </w:r>
      <m:oMath>
        <m:r>
          <w:rPr>
            <w:rFonts w:ascii="Cambria Math" w:hAnsi="Cambria Math" w:cs="Times New Roman"/>
          </w:rPr>
          <m:t>i</m:t>
        </m:r>
      </m:oMath>
      <w:r>
        <w:rPr>
          <w:rFonts w:ascii="Times New Roman" w:hAnsi="Times New Roman" w:cs="Times New Roman" w:hint="eastAsia"/>
        </w:rPr>
        <w:t xml:space="preserve"> represent excitatory and inhibitory, respectively. </w:t>
      </w:r>
      <w:r w:rsidRPr="008C0E0D">
        <w:rPr>
          <w:rFonts w:ascii="Times New Roman" w:hAnsi="Times New Roman" w:cs="Times New Roman"/>
        </w:rPr>
        <w:t xml:space="preserve">The matrix </w:t>
      </w:r>
      <m:oMath>
        <m:r>
          <w:rPr>
            <w:rFonts w:ascii="Cambria Math" w:hAnsi="Cambria Math" w:cs="Times New Roman"/>
          </w:rPr>
          <m:t>W</m:t>
        </m:r>
      </m:oMath>
      <w:r w:rsidRPr="008C0E0D">
        <w:rPr>
          <w:rFonts w:ascii="Times New Roman" w:hAnsi="Times New Roman" w:cs="Times New Roman"/>
        </w:rPr>
        <w:t xml:space="preserve"> indicates strength of connectivity between different groups of neurons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{"citationID":"a1vfht7di80","properties":{"formattedCitation":"\\super 16\\nosupersub{}","plainCitation":"16","noteIndex":0},"citationItems":[{"id":"yhMu06FZ/L1zRwcjf","uris":["http://zotero.org/users/5747052/items/AN58NQ7Z"],"itemData":{"id":1492,"type":"article-journal","abstract":"In cerebral cortex, ongoing activity absent a stimulus can resemble stimulus-driven activity in size and structure. In particular, spontaneous activity in cat primary visual cortex (V1) has structure significantly correlated with evoked responses to oriented stimuli. This suggests that, from unstructured input, cortical circuits selectively amplify specific activity patterns. Current understanding of selective amplification involves elongation of a neural assembly's lifetime by mutual excitation among its neurons. We introduce a new mechanism for selective amplification without elongation of lifetime: \"balanced amplification.\" Strong balanced amplification arises when feedback inhibition stabilizes strong recurrent excitation, a pattern likely to be typical of cortex. Thus, balanced amplification should ubiquitously contribute to cortical activity. Balanced amplification depends on the fact that individual neurons project only excitatory or only inhibitory synapses. This leads to a hidden feedforward connectivity between activity patterns. We show in a detailed biophysical model that this can explain the cat V1 observations.","container-title":"Neuron","DOI":"10.1016/j.neuron.2009.02.005","ISSN":"1097-4199","issue":"4","journalAbbreviation":"Neuron","language":"eng","note":"PMID: 19249282\nPMCID: PMC2667957","page":"635-648","source":"PubMed","title":"Balanced amplification: a new mechanism of selective amplification of neural activity patterns","title-short":"Balanced amplification","volume":"61","author":[{"family":"Murphy","given":"Brendan K."},{"family":"Miller","given":"Kenneth D."}],"issued":{"date-parts":[["2009",2,26]]}}}],"schema":"https://github.com/citation-style-language/schema/raw/master/csl-citation.json"}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16</w:t>
      </w:r>
      <w:r w:rsidRPr="008C0E0D">
        <w:rPr>
          <w:rFonts w:ascii="Times New Roman" w:hAnsi="Times New Roman" w:cs="Times New Roman"/>
        </w:rPr>
        <w:fldChar w:fldCharType="end"/>
      </w:r>
      <w:r w:rsidRPr="008C0E0D">
        <w:rPr>
          <w:rFonts w:ascii="Times New Roman" w:hAnsi="Times New Roman" w:cs="Times New Roman"/>
          <w:vertAlign w:val="superscript"/>
        </w:rPr>
        <w:t>,</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{"citationID":"8HnzY1nR","properties":{"formattedCitation":"\\super 37\\nosupersub{}","plainCitation":"37","noteIndex":0},"citationItems":[{"id":"yhMu06FZ/qFYnOBf9","uris":["http://zotero.org/users/5747052/items/LICV6GVD"],"itemData":{"id":2348,"type":"article-journal","abstract":"Recent research has revealed general principles in the structural and functional organization of complex networks which are shared by various natural, social and technological systems. This review examines these principles as applied to the organization, development and function of complex brain networks. Specifically, we examine the structural properties of large-scale anatomical and functional brain networks and discuss how they might arise in the course of network growth and rewiring. Moreover, we examine the relationship between the structural substrate of neuroanatomy and more dynamic functional and effective connectivity patterns that underlie human cognition. We suggest that network analysis offers new fundamental insights into global and integrative aspects of brain function, including the origin of flexible and coherent cognitive states within the neural architecture.","container-title":"Trends in Cognitive Sciences","DOI":"10.1016/j.tics.2004.07.008","ISSN":"1364-6613","issue":"9","journalAbbreviation":"Trends in Cognitive Sciences","language":"en","page":"418-425","source":"ScienceDirect","title":"Organization, development and function of complex brain networks","volume":"8","author":[{"family":"Sporns","given":"Olaf"},{"family":"Chialvo","given":"Dante R."},{"family":"Kaiser","given":"Marcus"},{"family":"Hilgetag","given":"Claus C."}],"issued":{"date-parts":[["2004",9,1]]}}}],"schema":"https://github.com/citation-style-language/schema/raw/master/csl-citation.json"}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37</w:t>
      </w:r>
      <w:r w:rsidRPr="008C0E0D">
        <w:rPr>
          <w:rFonts w:ascii="Times New Roman" w:hAnsi="Times New Roman" w:cs="Times New Roman"/>
        </w:rPr>
        <w:fldChar w:fldCharType="end"/>
      </w:r>
      <w:r w:rsidRPr="008C0E0D">
        <w:rPr>
          <w:rFonts w:ascii="Times New Roman" w:hAnsi="Times New Roman" w:cs="Times New Roman"/>
        </w:rPr>
        <w:t xml:space="preserve">. In matrix </w:t>
      </w:r>
      <m:oMath>
        <m:r>
          <w:rPr>
            <w:rFonts w:ascii="Cambria Math" w:hAnsi="Cambria Math" w:cs="Times New Roman"/>
          </w:rPr>
          <m:t>W</m:t>
        </m:r>
      </m:oMath>
      <w:r w:rsidRPr="008C0E0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pq</m:t>
            </m:r>
          </m:sub>
        </m:sSub>
      </m:oMath>
      <w:r w:rsidRPr="008C0E0D">
        <w:rPr>
          <w:rFonts w:ascii="Times New Roman" w:hAnsi="Times New Roman" w:cs="Times New Roman"/>
        </w:rPr>
        <w:t xml:space="preserve"> (for </w:t>
      </w:r>
      <m:oMath>
        <m:r>
          <w:rPr>
            <w:rFonts w:ascii="Cambria Math" w:hAnsi="Cambria Math" w:cs="Times New Roman"/>
          </w:rPr>
          <m:t>p</m:t>
        </m:r>
      </m:oMath>
      <w:r w:rsidRPr="008C0E0D">
        <w:rPr>
          <w:rFonts w:ascii="Times New Roman" w:hAnsi="Times New Roman" w:cs="Times New Roman"/>
        </w:rPr>
        <w:t>,</w:t>
      </w:r>
      <m:oMath>
        <m:r>
          <w:rPr>
            <w:rFonts w:ascii="Cambria Math" w:hAnsi="Cambria Math" w:cs="Times New Roman"/>
          </w:rPr>
          <m:t>q</m:t>
        </m:r>
      </m:oMath>
      <w:r w:rsidRPr="008C0E0D">
        <w:rPr>
          <w:rFonts w:ascii="Times New Roman" w:hAnsi="Times New Roman" w:cs="Times New Roman"/>
        </w:rPr>
        <w:t xml:space="preserve"> belong to group “</w:t>
      </w:r>
      <m:oMath>
        <m:r>
          <w:rPr>
            <w:rFonts w:ascii="Cambria Math" w:hAnsi="Cambria Math" w:cs="Times New Roman"/>
          </w:rPr>
          <m:t>D</m:t>
        </m:r>
      </m:oMath>
      <w:r w:rsidRPr="008C0E0D">
        <w:rPr>
          <w:rFonts w:ascii="Times New Roman" w:hAnsi="Times New Roman" w:cs="Times New Roman"/>
        </w:rPr>
        <w:t>”, “</w:t>
      </w:r>
      <m:oMath>
        <m:r>
          <w:rPr>
            <w:rFonts w:ascii="Cambria Math" w:hAnsi="Cambria Math" w:cs="Times New Roman"/>
          </w:rPr>
          <m:t>E</m:t>
        </m:r>
      </m:oMath>
      <w:r w:rsidRPr="008C0E0D">
        <w:rPr>
          <w:rFonts w:ascii="Times New Roman" w:hAnsi="Times New Roman" w:cs="Times New Roman"/>
        </w:rPr>
        <w:t>”, “</w:t>
      </w:r>
      <m:oMath>
        <m:r>
          <w:rPr>
            <w:rFonts w:ascii="Cambria Math" w:hAnsi="Cambria Math" w:cs="Times New Roman"/>
          </w:rPr>
          <m:t>I</m:t>
        </m:r>
      </m:oMath>
      <w:r w:rsidRPr="008C0E0D">
        <w:rPr>
          <w:rFonts w:ascii="Times New Roman" w:hAnsi="Times New Roman" w:cs="Times New Roman"/>
        </w:rPr>
        <w:t>”) represents the connectivity strength from the neural group “</w:t>
      </w:r>
      <m:oMath>
        <m:r>
          <w:rPr>
            <w:rFonts w:ascii="Cambria Math" w:hAnsi="Cambria Math" w:cs="Times New Roman"/>
          </w:rPr>
          <m:t>q</m:t>
        </m:r>
      </m:oMath>
      <w:r w:rsidRPr="008C0E0D">
        <w:rPr>
          <w:rFonts w:ascii="Times New Roman" w:hAnsi="Times New Roman" w:cs="Times New Roman"/>
        </w:rPr>
        <w:t>” to group “</w:t>
      </w:r>
      <m:oMath>
        <m:r>
          <w:rPr>
            <w:rFonts w:ascii="Cambria Math" w:hAnsi="Cambria Math" w:cs="Times New Roman"/>
          </w:rPr>
          <m:t>p</m:t>
        </m:r>
      </m:oMath>
      <w:r w:rsidRPr="008C0E0D">
        <w:rPr>
          <w:rFonts w:ascii="Times New Roman" w:hAnsi="Times New Roman" w:cs="Times New Roman"/>
        </w:rPr>
        <w:t>”, and the +/- sign denotes the excitatory(</w:t>
      </w:r>
      <m:oMath>
        <m:r>
          <w:rPr>
            <w:rFonts w:ascii="Cambria Math" w:hAnsi="Cambria Math" w:cs="Times New Roman"/>
          </w:rPr>
          <m:t>e</m:t>
        </m:r>
      </m:oMath>
      <w:r w:rsidRPr="008C0E0D">
        <w:rPr>
          <w:rFonts w:ascii="Times New Roman" w:hAnsi="Times New Roman" w:cs="Times New Roman"/>
        </w:rPr>
        <w:t>)/</w:t>
      </w:r>
      <w:proofErr w:type="gramStart"/>
      <w:r w:rsidRPr="008C0E0D">
        <w:rPr>
          <w:rFonts w:ascii="Times New Roman" w:hAnsi="Times New Roman" w:cs="Times New Roman"/>
        </w:rPr>
        <w:t>inhibitory(</w:t>
      </w:r>
      <w:proofErr w:type="gramEnd"/>
      <m:oMath>
        <m:r>
          <w:rPr>
            <w:rFonts w:ascii="Cambria Math" w:hAnsi="Cambria Math" w:cs="Times New Roman"/>
          </w:rPr>
          <m:t>i</m:t>
        </m:r>
      </m:oMath>
      <w:r w:rsidRPr="008C0E0D">
        <w:rPr>
          <w:rFonts w:ascii="Times New Roman" w:hAnsi="Times New Roman" w:cs="Times New Roman"/>
        </w:rPr>
        <w:t xml:space="preserve">) effect. </w:t>
      </w:r>
      <m:oMath>
        <m:sSub>
          <m:sSubPr>
            <m:ctrlPr>
              <w:rPr>
                <w:rFonts w:ascii="Cambria Math" w:hAnsi="Cambria Math" w:cs="Times New Roman"/>
                <w:i/>
                <w:color w:val="FF0000"/>
              </w:rPr>
            </m:ctrlPr>
          </m:sSubPr>
          <m:e>
            <m:r>
              <w:rPr>
                <w:rFonts w:ascii="Cambria Math" w:hAnsi="Cambria Math" w:cs="Times New Roman"/>
                <w:color w:val="FF0000"/>
              </w:rPr>
              <m:t>I</m:t>
            </m:r>
          </m:e>
          <m:sub>
            <m:r>
              <w:rPr>
                <w:rFonts w:ascii="Cambria Math" w:hAnsi="Cambria Math" w:cs="Times New Roman"/>
                <w:color w:val="FF0000"/>
              </w:rPr>
              <m:t>DBS</m:t>
            </m:r>
          </m:sub>
        </m:sSub>
      </m:oMath>
      <w:r w:rsidRPr="00E1382B">
        <w:rPr>
          <w:rFonts w:ascii="Times New Roman" w:hAnsi="Times New Roman" w:cs="Times New Roman"/>
          <w:color w:val="FF0000"/>
        </w:rPr>
        <w:t xml:space="preserve"> </w:t>
      </w:r>
      <w:r w:rsidR="00E1382B" w:rsidRPr="00E1382B">
        <w:rPr>
          <w:rFonts w:ascii="Times New Roman" w:hAnsi="Times New Roman" w:cs="Times New Roman" w:hint="eastAsia"/>
          <w:color w:val="FF0000"/>
        </w:rPr>
        <w:t xml:space="preserve">is the DBS pulse waveform from a specified stimulation frequency, with pulse width = 0.3ms (from </w:t>
      </w:r>
      <w:r w:rsidRPr="00E1382B">
        <w:rPr>
          <w:rFonts w:ascii="Times New Roman" w:hAnsi="Times New Roman" w:cs="Times New Roman"/>
          <w:color w:val="FF0000"/>
        </w:rPr>
        <w:t xml:space="preserve">Milosevic et al. (2021) </w:t>
      </w:r>
      <w:r w:rsidRPr="00E1382B">
        <w:rPr>
          <w:rFonts w:ascii="Times New Roman" w:hAnsi="Times New Roman" w:cs="Times New Roman"/>
          <w:color w:val="FF0000"/>
        </w:rPr>
        <w:fldChar w:fldCharType="begin"/>
      </w:r>
      <w:r w:rsidRPr="00E1382B">
        <w:rPr>
          <w:rFonts w:ascii="Times New Roman" w:hAnsi="Times New Roman" w:cs="Times New Roman"/>
          <w:color w:val="FF0000"/>
        </w:rPr>
        <w:instrText xml:space="preserve"> ADDIN ZOTERO_ITEM CSL_CITATION {"citationID":"a2ougdqu4tc","properties":{"formattedCitation":"\\super 5\\nosupersub{}","plainCitation":"5","noteIndex":0},"citationItems":[{"id":"yhMu06FZ/9ajmh4aW","uris":["http://zotero.org/users/5747052/items/SA5EMADN"],"itemData":{"id":"qi0VPs7P/yKFuCIaU","type":"article-journal","abstract":"Background\nDeep brain stimulation is an established therapy for several neurological disorders; however, its effects on neuronal activity vary across brain regions and depend on stimulation settings. Understanding these variable responses can aid in the development of physiologically-informed stimulation paradigms in existing or prospective indications.\nObjective\nProvide experimental and computational insights into the brain-region-specific and frequency-dependent effects of extracellular stimulation on neuronal activity.\nMethods\nIn patients with movement disorders, single-neuron recordings were acquired from the subthalamic nucleus, substantia nigra pars reticulata, ventral intermediate nucleus, or reticular thalamus during microstimulation across various frequencies (1–100 Hz) to assess single-pulse and frequency-response functions. Moreover, a biophysically-realistic computational framework was developed which generated postsynaptic responses under the assumption that electrical stimuli simultaneously activated all convergent presynaptic inputs to stimulation target neurons. The framework took into consideration the relative distributions of excitatory/inhibitory afferent inputs to model site-specific responses, which were in turn embedded within a model of short-term synaptic plasticity to account for stimulation frequency-dependence.\nResults\nWe demonstrated microstimulation-evoked excitatory neuronal responses in thalamic structures (which have predominantly excitatory inputs) and inhibitory responses in basal ganglia structures (predominantly inhibitory inputs); however, higher stimulation frequencies led to a loss of site-specificity and convergence towards neuronal suppression. The model confirmed that site-specific responses could be simulated by accounting for local neuroanatomical/microcircuit properties, while suppression of neuronal activity during high-frequency stimulation was mediated by short-term synaptic depression.\nConclusions\nBrain-region-specific and frequency-dependant neuronal responses could be simulated by considering neuroanatomical (local microcircuitry) and neurophysiological (short-term plasticity) properties.","container-title":"Brain Stimulation","DOI":"10.1016/j.brs.2021.04.022","ISSN":"1935-861X","issue":"4","journalAbbreviation":"Brain Stimulation","language":"en","page":"807-821","source":"ScienceDirect","title":"A theoretical framework for the site-specific and frequency-dependent neuronal effects of deep brain stimulation","volume":"14","author":[{"family":"Milosevic","given":"Luka"},{"family":"Kalia","given":"Suneil K."},{"family":"Hodaie","given":"Mojgan"},{"family":"Lozano","given":"Andres M."},{"family":"Popovic","given":"Milos R."},{"family":"Hutchison","given":"William D."},{"family":"Lankarany","given":"Milad"}],"issued":{"date-parts":[["2021",7,1]]}}}],"schema":"https://github.com/citation-style-language/schema/raw/master/csl-citation.json"} </w:instrText>
      </w:r>
      <w:r w:rsidRPr="00E1382B">
        <w:rPr>
          <w:rFonts w:ascii="Times New Roman" w:hAnsi="Times New Roman" w:cs="Times New Roman"/>
          <w:color w:val="FF0000"/>
        </w:rPr>
        <w:fldChar w:fldCharType="separate"/>
      </w:r>
      <w:r w:rsidRPr="00E1382B">
        <w:rPr>
          <w:rFonts w:ascii="Times New Roman" w:hAnsi="Times New Roman" w:cs="Times New Roman"/>
          <w:color w:val="FF0000"/>
          <w:vertAlign w:val="superscript"/>
        </w:rPr>
        <w:t>5</w:t>
      </w:r>
      <w:r w:rsidRPr="00E1382B">
        <w:rPr>
          <w:rFonts w:ascii="Times New Roman" w:hAnsi="Times New Roman" w:cs="Times New Roman"/>
          <w:color w:val="FF0000"/>
        </w:rPr>
        <w:fldChar w:fldCharType="end"/>
      </w:r>
      <w:r w:rsidR="00E1382B" w:rsidRPr="00E1382B">
        <w:rPr>
          <w:rFonts w:ascii="Times New Roman" w:hAnsi="Times New Roman" w:cs="Times New Roman" w:hint="eastAsia"/>
          <w:color w:val="FF0000"/>
        </w:rPr>
        <w:t>) and amplitude = 1 as a scalar</w:t>
      </w:r>
      <w:r w:rsidRPr="00E1382B">
        <w:rPr>
          <w:rFonts w:ascii="Times New Roman" w:hAnsi="Times New Roman" w:cs="Times New Roman"/>
          <w:color w:val="FF0000"/>
        </w:rPr>
        <w:t>;</w:t>
      </w:r>
      <w:r w:rsidRPr="008C0E0D">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oMath>
      <w:r w:rsidRPr="008C0E0D">
        <w:rPr>
          <w:rFonts w:ascii="Times New Roman" w:eastAsia="Times New Roman" w:hAnsi="Times New Roman" w:cs="Times New Roman"/>
        </w:rPr>
        <w:t xml:space="preserve"> is then transf</w:t>
      </w:r>
      <w:r w:rsidRPr="008C0E0D">
        <w:rPr>
          <w:rFonts w:ascii="Times New Roman" w:hAnsi="Times New Roman" w:cs="Times New Roman"/>
        </w:rPr>
        <w:t>orm</w:t>
      </w:r>
      <w:r w:rsidRPr="008C0E0D">
        <w:rPr>
          <w:rFonts w:ascii="Times New Roman" w:eastAsia="Times New Roman" w:hAnsi="Times New Roman" w:cs="Times New Roman"/>
        </w:rPr>
        <w:t xml:space="preserve">ed (with a sigmoid function) to the corresponding firing rate dynamics </w:t>
      </w:r>
      <m:oMath>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e>
        </m:d>
      </m:oMath>
      <w:r w:rsidRPr="008C0E0D">
        <w:rPr>
          <w:rFonts w:ascii="Times New Roman" w:hAnsi="Times New Roman" w:cs="Times New Roman"/>
        </w:rPr>
        <w:t xml:space="preserve">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{"citationID":"Oun0NEhh","properties":{"formattedCitation":"\\super 10\\nosupersub{}","plainCitation":"10","noteIndex":0},"citationItems":[{"id":131,"uris":["http://zotero.org/users/local/uBkiaWCf/items/Z2F85ZIH"],"itemData":{"id":131,"type":"article-journal","abstract":"Objective\nDeep brain stimulation (DBS) is an effective treatment for movement disorders, including Parkinson disease and essential tremor. However, the underlying mechanisms of DBS remain elusive. Despite the capability of existing models in interpreting experimental data qualitatively, there are very few unified computational models that quantitatively capture the dynamics of the neuronal activity of varying stimulated nuclei—including subthalamic nucleus (STN), substantia nigra pars reticulata (SNr), and ventral intermediate nucleus (Vim)—across different DBS frequencies.\nMaterials and Methods\nBoth synthetic and experimental data were used in the model fitting; the synthetic data were generated by an established spiking neuron model that was reported in our previous work, and the experimental data were provided using single-unit microelectrode recordings (MERs) during DBS (microelectrode stimulation). Based on these data, we developed a novel mathematical model to represent the firing rate of neurons receiving DBS, including neurons in STN, SNr, and Vim—across different DBS frequencies. In our model, the DBS pulses were filtered through a synapse model and a nonlinear transfer function to formulate the firing rate variability. For each DBS-targeted nucleus, we fitted a single set of optimal model parameters consistent across varying DBS frequencies.\nResults\nOur model accurately reproduced the firing rates observed and calculated from both synthetic and experimental data. The optimal model parameters were consistent across different DBS frequencies.\nConclusions\nThe result of our model fitting was in agreement with experimental single-unit MER data during DBS. Reproducing neuronal firing rates of different nuclei of the basal ganglia and thalamus during DBS can be helpful to further understand the mechanisms of DBS and to potentially optimize stimulation parameters based on their actual effects on neuronal activity.","container-title":"Neuromodulation: Technology at the Neural Interface","DOI":"10.1016/j.neurom.2023.03.012","ISSN":"1094-7159","journalAbbreviation":"Neuromodulation: Technology at the Neural Interface","language":"en","source":"ScienceDirect","title":"Modeling Instantaneous Firing Rate of Deep Brain Stimulation Target Neuronal Ensembles in the Basal Ganglia and Thalamus","URL":"https://www.sciencedirect.com/science/article/pii/S1094715923001460","author":[{"family":"Tian","given":"Yupeng"},{"family":"Murphy","given":"Matthew J. H."},{"family":"Steiner","given":"Leon A."},{"family":"Kalia","given":"Suneil K."},{"family":"Hodaie","given":"Mojgan"},{"family":"Lozano","given":"Andres M."},{"family":"Hutchison","given":"William D."},{"family":"Popovic","given":"Milos R."},{"family":"Milosevic","given":"Luka"},{"family":"Lankarany","given":"Milad"}],"accessed":{"date-parts":[["2023",5,2]]},"issued":{"date-parts":[["2023",5,2]]}}}],"schema":"https://github.com/citation-style-language/schema/raw/master/csl-citation.json"}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10</w:t>
      </w:r>
      <w:r w:rsidRPr="008C0E0D">
        <w:rPr>
          <w:rFonts w:ascii="Times New Roman" w:hAnsi="Times New Roman" w:cs="Times New Roman"/>
        </w:rPr>
        <w:fldChar w:fldCharType="end"/>
      </w:r>
      <w:r w:rsidRPr="008C0E0D">
        <w:rPr>
          <w:rFonts w:ascii="Times New Roman" w:hAnsi="Times New Roman" w:cs="Times New Roman"/>
        </w:rPr>
        <w:t xml:space="preserve">, </w:t>
      </w:r>
      <w:r w:rsidRPr="008C0E0D">
        <w:rPr>
          <w:rFonts w:ascii="Times New Roman" w:hAnsi="Times New Roman" w:cs="Times New Roman"/>
          <w:b/>
        </w:rPr>
        <w:t>Fig. 1</w:t>
      </w:r>
      <w:r w:rsidRPr="008C0E0D">
        <w:rPr>
          <w:rFonts w:ascii="Times New Roman" w:hAnsi="Times New Roman" w:cs="Times New Roman"/>
        </w:rPr>
        <w:t xml:space="preserve">, </w:t>
      </w:r>
      <w:r>
        <w:rPr>
          <w:rFonts w:ascii="Times New Roman" w:hAnsi="Times New Roman" w:cs="Times New Roman"/>
          <w:b/>
          <w:lang w:val="el-GR"/>
        </w:rPr>
        <w:t>F</w:t>
      </w:r>
      <w:r w:rsidRPr="008C0E0D">
        <w:rPr>
          <w:rFonts w:ascii="Times New Roman" w:hAnsi="Times New Roman" w:cs="Times New Roman"/>
          <w:b/>
          <w:lang w:val="el-GR"/>
        </w:rPr>
        <w:t>igs. S3 and S5</w:t>
      </w:r>
      <w:r w:rsidRPr="008C0E0D">
        <w:rPr>
          <w:rFonts w:ascii="Times New Roman" w:hAnsi="Times New Roman" w:cs="Times New Roman"/>
        </w:rPr>
        <w:t xml:space="preserve">). See </w:t>
      </w:r>
      <w:r w:rsidRPr="008C0E0D">
        <w:rPr>
          <w:rFonts w:ascii="Times New Roman" w:hAnsi="Times New Roman" w:cs="Times New Roman"/>
          <w:b/>
          <w:bCs/>
        </w:rPr>
        <w:t>Table 1</w:t>
      </w:r>
      <w:r w:rsidRPr="008C0E0D">
        <w:rPr>
          <w:rFonts w:ascii="Times New Roman" w:hAnsi="Times New Roman" w:cs="Times New Roman"/>
        </w:rPr>
        <w:t xml:space="preserve"> for preset rate model parameters with corresponding physiological references.</w:t>
      </w:r>
    </w:p>
    <w:sectPr w:rsidR="007947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889B" w14:textId="77777777" w:rsidR="00930561" w:rsidRDefault="00930561" w:rsidP="00063FE2">
      <w:r>
        <w:separator/>
      </w:r>
    </w:p>
  </w:endnote>
  <w:endnote w:type="continuationSeparator" w:id="0">
    <w:p w14:paraId="2C9BF75F" w14:textId="77777777" w:rsidR="00930561" w:rsidRDefault="00930561" w:rsidP="00063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481BA" w14:textId="77777777" w:rsidR="00930561" w:rsidRDefault="00930561" w:rsidP="00063FE2">
      <w:r>
        <w:separator/>
      </w:r>
    </w:p>
  </w:footnote>
  <w:footnote w:type="continuationSeparator" w:id="0">
    <w:p w14:paraId="4C3965E2" w14:textId="77777777" w:rsidR="00930561" w:rsidRDefault="00930561" w:rsidP="00063FE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ad Lankarany">
    <w15:presenceInfo w15:providerId="Windows Live" w15:userId="357efcba639b02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14D8"/>
    <w:rsid w:val="00016201"/>
    <w:rsid w:val="00063FE2"/>
    <w:rsid w:val="00355899"/>
    <w:rsid w:val="004312B5"/>
    <w:rsid w:val="00567547"/>
    <w:rsid w:val="0076128B"/>
    <w:rsid w:val="007947A6"/>
    <w:rsid w:val="00930561"/>
    <w:rsid w:val="00CC14D8"/>
    <w:rsid w:val="00E13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6A99DA"/>
  <w15:chartTrackingRefBased/>
  <w15:docId w15:val="{E1DBB980-D88F-4B6E-AFF4-7651E5BD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E2"/>
    <w:rPr>
      <w:kern w:val="0"/>
      <w:sz w:val="24"/>
      <w:szCs w:val="24"/>
    </w:rPr>
  </w:style>
  <w:style w:type="paragraph" w:styleId="Heading1">
    <w:name w:val="heading 1"/>
    <w:basedOn w:val="Normal"/>
    <w:next w:val="Normal"/>
    <w:link w:val="Heading1Char"/>
    <w:uiPriority w:val="9"/>
    <w:qFormat/>
    <w:rsid w:val="00CC14D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CC14D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CC14D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C14D8"/>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CC14D8"/>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CC14D8"/>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CC14D8"/>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C14D8"/>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C14D8"/>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D8"/>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CC14D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CC14D8"/>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C14D8"/>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CC14D8"/>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C14D8"/>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CC14D8"/>
    <w:rPr>
      <w:rFonts w:cstheme="majorBidi"/>
      <w:b/>
      <w:bCs/>
      <w:color w:val="595959" w:themeColor="text1" w:themeTint="A6"/>
    </w:rPr>
  </w:style>
  <w:style w:type="character" w:customStyle="1" w:styleId="Heading8Char">
    <w:name w:val="Heading 8 Char"/>
    <w:basedOn w:val="DefaultParagraphFont"/>
    <w:link w:val="Heading8"/>
    <w:uiPriority w:val="9"/>
    <w:semiHidden/>
    <w:rsid w:val="00CC14D8"/>
    <w:rPr>
      <w:rFonts w:cstheme="majorBidi"/>
      <w:color w:val="595959" w:themeColor="text1" w:themeTint="A6"/>
    </w:rPr>
  </w:style>
  <w:style w:type="character" w:customStyle="1" w:styleId="Heading9Char">
    <w:name w:val="Heading 9 Char"/>
    <w:basedOn w:val="DefaultParagraphFont"/>
    <w:link w:val="Heading9"/>
    <w:uiPriority w:val="9"/>
    <w:semiHidden/>
    <w:rsid w:val="00CC14D8"/>
    <w:rPr>
      <w:rFonts w:eastAsiaTheme="majorEastAsia" w:cstheme="majorBidi"/>
      <w:color w:val="595959" w:themeColor="text1" w:themeTint="A6"/>
    </w:rPr>
  </w:style>
  <w:style w:type="paragraph" w:styleId="Title">
    <w:name w:val="Title"/>
    <w:basedOn w:val="Normal"/>
    <w:next w:val="Normal"/>
    <w:link w:val="TitleChar"/>
    <w:uiPriority w:val="10"/>
    <w:qFormat/>
    <w:rsid w:val="00CC14D8"/>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D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C14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4D8"/>
    <w:rPr>
      <w:i/>
      <w:iCs/>
      <w:color w:val="404040" w:themeColor="text1" w:themeTint="BF"/>
    </w:rPr>
  </w:style>
  <w:style w:type="paragraph" w:styleId="ListParagraph">
    <w:name w:val="List Paragraph"/>
    <w:basedOn w:val="Normal"/>
    <w:uiPriority w:val="34"/>
    <w:qFormat/>
    <w:rsid w:val="00CC14D8"/>
    <w:pPr>
      <w:ind w:left="720"/>
      <w:contextualSpacing/>
    </w:pPr>
  </w:style>
  <w:style w:type="character" w:styleId="IntenseEmphasis">
    <w:name w:val="Intense Emphasis"/>
    <w:basedOn w:val="DefaultParagraphFont"/>
    <w:uiPriority w:val="21"/>
    <w:qFormat/>
    <w:rsid w:val="00CC14D8"/>
    <w:rPr>
      <w:i/>
      <w:iCs/>
      <w:color w:val="2F5496" w:themeColor="accent1" w:themeShade="BF"/>
    </w:rPr>
  </w:style>
  <w:style w:type="paragraph" w:styleId="IntenseQuote">
    <w:name w:val="Intense Quote"/>
    <w:basedOn w:val="Normal"/>
    <w:next w:val="Normal"/>
    <w:link w:val="IntenseQuoteChar"/>
    <w:uiPriority w:val="30"/>
    <w:qFormat/>
    <w:rsid w:val="00CC1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4D8"/>
    <w:rPr>
      <w:i/>
      <w:iCs/>
      <w:color w:val="2F5496" w:themeColor="accent1" w:themeShade="BF"/>
    </w:rPr>
  </w:style>
  <w:style w:type="character" w:styleId="IntenseReference">
    <w:name w:val="Intense Reference"/>
    <w:basedOn w:val="DefaultParagraphFont"/>
    <w:uiPriority w:val="32"/>
    <w:qFormat/>
    <w:rsid w:val="00CC14D8"/>
    <w:rPr>
      <w:b/>
      <w:bCs/>
      <w:smallCaps/>
      <w:color w:val="2F5496" w:themeColor="accent1" w:themeShade="BF"/>
      <w:spacing w:val="5"/>
    </w:rPr>
  </w:style>
  <w:style w:type="paragraph" w:styleId="Header">
    <w:name w:val="header"/>
    <w:basedOn w:val="Normal"/>
    <w:link w:val="HeaderChar"/>
    <w:uiPriority w:val="99"/>
    <w:unhideWhenUsed/>
    <w:rsid w:val="00063FE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63FE2"/>
    <w:rPr>
      <w:sz w:val="18"/>
      <w:szCs w:val="18"/>
    </w:rPr>
  </w:style>
  <w:style w:type="paragraph" w:styleId="Footer">
    <w:name w:val="footer"/>
    <w:basedOn w:val="Normal"/>
    <w:link w:val="FooterChar"/>
    <w:uiPriority w:val="99"/>
    <w:unhideWhenUsed/>
    <w:rsid w:val="00063FE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63FE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2977</Words>
  <Characters>18759</Characters>
  <Application>Microsoft Office Word</Application>
  <DocSecurity>0</DocSecurity>
  <Lines>307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Yupeng Tian</dc:creator>
  <cp:keywords/>
  <dc:description/>
  <cp:lastModifiedBy>Yupeng Tian</cp:lastModifiedBy>
  <cp:revision>3</cp:revision>
  <dcterms:created xsi:type="dcterms:W3CDTF">2026-02-26T09:32:00Z</dcterms:created>
  <dcterms:modified xsi:type="dcterms:W3CDTF">2026-02-26T10:34:00Z</dcterms:modified>
</cp:coreProperties>
</file>