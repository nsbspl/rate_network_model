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389B7" w14:textId="5DFCA4FA" w:rsidR="00682B3A" w:rsidRPr="008C0E0D" w:rsidRDefault="00000000" w:rsidP="00682B3A">
      <w:pPr>
        <w:spacing w:line="360" w:lineRule="auto"/>
        <w:ind w:firstLine="320"/>
        <w:jc w:val="both"/>
        <w:rPr>
          <w:rFonts w:ascii="Times New Roman" w:hAnsi="Times New Roman" w:cs="Times New Roman"/>
        </w:rPr>
      </w:pPr>
      <m:oMath>
        <m:d>
          <m:dPr>
            <m:begChr m:val="{"/>
            <m:endChr m:val=""/>
            <m:ctrlPr>
              <w:rPr>
                <w:rFonts w:ascii="Cambria Math" w:hAnsi="Cambria Math" w:cs="Times New Roman"/>
                <w:i/>
              </w:rPr>
            </m:ctrlPr>
          </m:dPr>
          <m:e>
            <m:eqArr>
              <m:eqArrPr>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τ</m:t>
                    </m:r>
                  </m:e>
                  <m:sub>
                    <m:r>
                      <w:rPr>
                        <w:rFonts w:ascii="Cambria Math" w:hAnsi="Cambria Math" w:cs="Times New Roman"/>
                      </w:rPr>
                      <m:t>e</m:t>
                    </m:r>
                  </m:sub>
                </m:sSub>
                <m:f>
                  <m:fPr>
                    <m:ctrlPr>
                      <w:rPr>
                        <w:rFonts w:ascii="Cambria Math" w:hAnsi="Cambria Math" w:cs="Times New Roman"/>
                        <w:i/>
                      </w:rPr>
                    </m:ctrlPr>
                  </m:fPr>
                  <m:num>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D</m:t>
                        </m:r>
                      </m:sub>
                    </m:sSub>
                  </m:num>
                  <m:den>
                    <m:r>
                      <w:rPr>
                        <w:rFonts w:ascii="Cambria Math" w:hAnsi="Cambria Math" w:cs="Times New Roman"/>
                      </w:rPr>
                      <m:t>dt</m:t>
                    </m:r>
                  </m:den>
                </m:f>
                <m:r>
                  <w:rPr>
                    <w:rFonts w:ascii="Cambria Math" w:hAnsi="Cambria Math" w:cs="Times New Roman"/>
                  </w:rPr>
                  <m:t>=-</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D</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D,0</m:t>
                        </m:r>
                      </m:sub>
                    </m:sSub>
                  </m:e>
                </m:d>
                <m:r>
                  <w:rPr>
                    <w:rFonts w:ascii="Cambria Math" w:hAnsi="Cambria Math" w:cs="Times New Roman"/>
                  </w:rPr>
                  <m:t>+</m:t>
                </m:r>
                <m:sSub>
                  <m:sSubPr>
                    <m:ctrlPr>
                      <w:rPr>
                        <w:rFonts w:ascii="Cambria Math" w:hAnsi="Cambria Math" w:cs="Times New Roman"/>
                        <w:i/>
                      </w:rPr>
                    </m:ctrlPr>
                  </m:sSubPr>
                  <m:e>
                    <m:d>
                      <m:dPr>
                        <m:begChr m:val="["/>
                        <m:endChr m:val="]"/>
                        <m:ctrlPr>
                          <w:rPr>
                            <w:rFonts w:ascii="Cambria Math" w:hAnsi="Cambria Math" w:cs="Times New Roman"/>
                            <w:i/>
                          </w:rPr>
                        </m:ctrlPr>
                      </m:dPr>
                      <m:e>
                        <m:r>
                          <w:rPr>
                            <w:rFonts w:ascii="Cambria Math" w:hAnsi="Cambria Math" w:cs="Times New Roman"/>
                          </w:rPr>
                          <m:t>W</m:t>
                        </m:r>
                        <m:r>
                          <m:rPr>
                            <m:sty m:val="bi"/>
                          </m:rPr>
                          <w:rPr>
                            <w:rFonts w:ascii="Cambria Math" w:hAnsi="Cambria Math" w:cs="Times New Roman"/>
                          </w:rPr>
                          <m:t>r</m:t>
                        </m:r>
                      </m:e>
                    </m:d>
                  </m:e>
                  <m:sub>
                    <m:r>
                      <w:rPr>
                        <w:rFonts w:ascii="Cambria Math" w:hAnsi="Cambria Math" w:cs="Times New Roman"/>
                      </w:rPr>
                      <m:t>D</m:t>
                    </m:r>
                  </m:sub>
                </m:sSub>
                <m:r>
                  <w:rPr>
                    <w:rFonts w:ascii="Cambria Math" w:hAnsi="Cambria Math" w:cs="Times New Roman"/>
                  </w:rPr>
                  <m:t>+F(</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DBS</m:t>
                    </m:r>
                  </m:sub>
                </m:sSub>
                <m:r>
                  <w:rPr>
                    <w:rFonts w:ascii="Cambria Math" w:hAnsi="Cambria Math" w:cs="Times New Roman"/>
                  </w:rPr>
                  <m:t>)</m:t>
                </m:r>
              </m:e>
              <m:e>
                <m:sSub>
                  <m:sSubPr>
                    <m:ctrlPr>
                      <w:rPr>
                        <w:rFonts w:ascii="Cambria Math" w:hAnsi="Cambria Math" w:cs="Times New Roman"/>
                        <w:i/>
                      </w:rPr>
                    </m:ctrlPr>
                  </m:sSubPr>
                  <m:e>
                    <m:r>
                      <w:rPr>
                        <w:rFonts w:ascii="Cambria Math" w:hAnsi="Cambria Math" w:cs="Times New Roman"/>
                      </w:rPr>
                      <m:t>τ</m:t>
                    </m:r>
                  </m:e>
                  <m:sub>
                    <m:r>
                      <w:rPr>
                        <w:rFonts w:ascii="Cambria Math" w:hAnsi="Cambria Math" w:cs="Times New Roman"/>
                      </w:rPr>
                      <m:t>e</m:t>
                    </m:r>
                  </m:sub>
                </m:sSub>
                <m:f>
                  <m:fPr>
                    <m:ctrlPr>
                      <w:rPr>
                        <w:rFonts w:ascii="Cambria Math" w:hAnsi="Cambria Math" w:cs="Times New Roman"/>
                        <w:i/>
                      </w:rPr>
                    </m:ctrlPr>
                  </m:fPr>
                  <m:num>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E</m:t>
                        </m:r>
                      </m:sub>
                    </m:sSub>
                  </m:num>
                  <m:den>
                    <m:r>
                      <w:rPr>
                        <w:rFonts w:ascii="Cambria Math" w:hAnsi="Cambria Math" w:cs="Times New Roman"/>
                      </w:rPr>
                      <m:t>dt</m:t>
                    </m:r>
                  </m:den>
                </m:f>
                <m:r>
                  <w:rPr>
                    <w:rFonts w:ascii="Cambria Math" w:hAnsi="Cambria Math" w:cs="Times New Roman"/>
                  </w:rPr>
                  <m:t>=-</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E</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E,b</m:t>
                        </m:r>
                      </m:sub>
                    </m:sSub>
                  </m:e>
                </m:d>
                <m:r>
                  <w:rPr>
                    <w:rFonts w:ascii="Cambria Math" w:hAnsi="Cambria Math" w:cs="Times New Roman"/>
                  </w:rPr>
                  <m:t>+</m:t>
                </m:r>
                <m:sSub>
                  <m:sSubPr>
                    <m:ctrlPr>
                      <w:rPr>
                        <w:rFonts w:ascii="Cambria Math" w:hAnsi="Cambria Math" w:cs="Times New Roman"/>
                        <w:i/>
                      </w:rPr>
                    </m:ctrlPr>
                  </m:sSubPr>
                  <m:e>
                    <m:d>
                      <m:dPr>
                        <m:begChr m:val="["/>
                        <m:endChr m:val="]"/>
                        <m:ctrlPr>
                          <w:rPr>
                            <w:rFonts w:ascii="Cambria Math" w:hAnsi="Cambria Math" w:cs="Times New Roman"/>
                            <w:i/>
                          </w:rPr>
                        </m:ctrlPr>
                      </m:dPr>
                      <m:e>
                        <m:r>
                          <w:rPr>
                            <w:rFonts w:ascii="Cambria Math" w:hAnsi="Cambria Math" w:cs="Times New Roman"/>
                          </w:rPr>
                          <m:t>W</m:t>
                        </m:r>
                        <m:r>
                          <m:rPr>
                            <m:sty m:val="bi"/>
                          </m:rPr>
                          <w:rPr>
                            <w:rFonts w:ascii="Cambria Math" w:hAnsi="Cambria Math" w:cs="Times New Roman"/>
                          </w:rPr>
                          <m:t>r</m:t>
                        </m:r>
                      </m:e>
                    </m:d>
                  </m:e>
                  <m:sub>
                    <m:r>
                      <w:rPr>
                        <w:rFonts w:ascii="Cambria Math" w:hAnsi="Cambria Math" w:cs="Times New Roman"/>
                      </w:rPr>
                      <m:t>E</m:t>
                    </m:r>
                  </m:sub>
                </m:sSub>
              </m:e>
              <m:e/>
            </m:eqArr>
          </m:e>
        </m:d>
      </m:oMath>
      <w:r w:rsidR="00682B3A" w:rsidRPr="008C0E0D">
        <w:rPr>
          <w:rFonts w:ascii="Times New Roman" w:hAnsi="Times New Roman" w:cs="Times New Roman"/>
        </w:rPr>
        <w:t xml:space="preserve">                                       (1)</w:t>
      </w:r>
    </w:p>
    <w:p w14:paraId="6116FCA2" w14:textId="77777777" w:rsidR="00682B3A" w:rsidRPr="008C0E0D" w:rsidRDefault="00682B3A" w:rsidP="00682B3A">
      <w:pPr>
        <w:spacing w:line="360" w:lineRule="auto"/>
        <w:jc w:val="both"/>
        <w:rPr>
          <w:rFonts w:ascii="Times New Roman" w:hAnsi="Times New Roman" w:cs="Times New Roman"/>
          <w:i/>
          <w:iCs/>
        </w:rPr>
      </w:pPr>
      <w:proofErr w:type="gramStart"/>
      <w:r w:rsidRPr="008C0E0D">
        <w:rPr>
          <w:rFonts w:ascii="Times New Roman" w:hAnsi="Times New Roman" w:cs="Times New Roman"/>
          <w:i/>
          <w:iCs/>
        </w:rPr>
        <w:t>where</w:t>
      </w:r>
      <w:proofErr w:type="gramEnd"/>
      <w:r w:rsidRPr="008C0E0D">
        <w:rPr>
          <w:rFonts w:ascii="Times New Roman" w:hAnsi="Times New Roman" w:cs="Times New Roman"/>
          <w:i/>
          <w:iCs/>
        </w:rPr>
        <w:t>,</w:t>
      </w:r>
    </w:p>
    <w:p w14:paraId="49E6B3CF" w14:textId="5A228F9F" w:rsidR="00682B3A" w:rsidRPr="008C0E0D" w:rsidRDefault="00682B3A" w:rsidP="00682B3A">
      <w:pPr>
        <w:spacing w:line="360" w:lineRule="auto"/>
        <w:jc w:val="both"/>
        <w:rPr>
          <w:rFonts w:ascii="Times New Roman" w:hAnsi="Times New Roman" w:cs="Times New Roman"/>
          <w:b/>
          <w:lang w:val="en-CA"/>
        </w:rPr>
      </w:pPr>
      <m:oMath>
        <m:r>
          <m:rPr>
            <m:sty m:val="bi"/>
          </m:rPr>
          <w:rPr>
            <w:rFonts w:ascii="Cambria Math" w:hAnsi="Cambria Math" w:cs="Times New Roman"/>
          </w:rPr>
          <m:t>r=</m:t>
        </m:r>
        <m:d>
          <m:dPr>
            <m:ctrlPr>
              <w:rPr>
                <w:rFonts w:ascii="Cambria Math" w:hAnsi="Cambria Math" w:cs="Times New Roman"/>
                <w:b/>
                <w:i/>
              </w:rPr>
            </m:ctrlPr>
          </m:dPr>
          <m:e>
            <m:eqArr>
              <m:eqArrPr>
                <m:ctrlPr>
                  <w:rPr>
                    <w:rFonts w:ascii="Cambria Math" w:hAnsi="Cambria Math" w:cs="Times New Roman"/>
                    <w:b/>
                    <w:i/>
                  </w:rPr>
                </m:ctrlPr>
              </m:eqArr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D</m:t>
                    </m:r>
                  </m:sub>
                </m:sSub>
              </m:e>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E</m:t>
                    </m:r>
                  </m:sub>
                </m:sSub>
                <m:ctrlPr>
                  <w:rPr>
                    <w:rFonts w:ascii="Cambria Math" w:eastAsia="Cambria Math" w:hAnsi="Cambria Math" w:cs="Times New Roman"/>
                    <w:b/>
                    <w:i/>
                  </w:rPr>
                </m:ctrlPr>
              </m:e>
              <m:e/>
            </m:eqArr>
          </m:e>
        </m:d>
      </m:oMath>
      <w:r w:rsidRPr="008C0E0D">
        <w:rPr>
          <w:rFonts w:ascii="Times New Roman" w:hAnsi="Times New Roman" w:cs="Times New Roman"/>
        </w:rPr>
        <w:t>,</w:t>
      </w:r>
      <w:r w:rsidRPr="008C0E0D">
        <w:rPr>
          <w:rFonts w:ascii="Times New Roman" w:hAnsi="Times New Roman" w:cs="Times New Roman"/>
          <w:lang w:val="en-CA"/>
        </w:rPr>
        <w:t xml:space="preserve"> </w:t>
      </w:r>
      <m:oMath>
        <m:r>
          <w:rPr>
            <w:rFonts w:ascii="Cambria Math" w:hAnsi="Cambria Math" w:cs="Times New Roman"/>
          </w:rPr>
          <m:t>W=</m:t>
        </m:r>
        <m:d>
          <m:dPr>
            <m:ctrlPr>
              <w:rPr>
                <w:rFonts w:ascii="Cambria Math" w:hAnsi="Cambria Math" w:cs="Times New Roman"/>
                <w:i/>
              </w:rPr>
            </m:ctrlPr>
          </m:dPr>
          <m:e>
            <m:m>
              <m:mPr>
                <m:mcs>
                  <m:mc>
                    <m:mcPr>
                      <m:count m:val="3"/>
                      <m:mcJc m:val="center"/>
                    </m:mcPr>
                  </m:mc>
                </m:mcs>
                <m:ctrlPr>
                  <w:rPr>
                    <w:rFonts w:ascii="Cambria Math" w:hAnsi="Cambria Math" w:cs="Times New Roman"/>
                    <w:i/>
                  </w:rPr>
                </m:ctrlPr>
              </m:mPr>
              <m:m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DD</m:t>
                      </m:r>
                    </m:sub>
                  </m:sSub>
                </m:e>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DE</m:t>
                      </m:r>
                    </m:sub>
                  </m:sSub>
                </m:e>
                <m:e/>
              </m:mr>
              <m:m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ED</m:t>
                      </m:r>
                    </m:sub>
                  </m:sSub>
                </m:e>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EE</m:t>
                      </m:r>
                    </m:sub>
                  </m:sSub>
                </m:e>
                <m:e/>
              </m:mr>
              <m:mr>
                <m:e/>
                <m:e/>
                <m:e/>
              </m:mr>
            </m:m>
          </m:e>
        </m:d>
        <m:r>
          <w:rPr>
            <w:rFonts w:ascii="Cambria Math" w:hAnsi="Cambria Math" w:cs="Times New Roman"/>
          </w:rPr>
          <m:t>=</m:t>
        </m:r>
        <m:d>
          <m:dPr>
            <m:ctrlPr>
              <w:rPr>
                <w:rFonts w:ascii="Cambria Math" w:hAnsi="Cambria Math" w:cs="Times New Roman"/>
                <w:i/>
              </w:rPr>
            </m:ctrlPr>
          </m:dPr>
          <m:e>
            <m:m>
              <m:mPr>
                <m:mcs>
                  <m:mc>
                    <m:mcPr>
                      <m:count m:val="3"/>
                      <m:mcJc m:val="center"/>
                    </m:mcPr>
                  </m:mc>
                </m:mcs>
                <m:ctrlPr>
                  <w:rPr>
                    <w:rFonts w:ascii="Cambria Math" w:hAnsi="Cambria Math" w:cs="Times New Roman"/>
                    <w:i/>
                  </w:rPr>
                </m:ctrlPr>
              </m:mPr>
              <m:m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ee</m:t>
                      </m:r>
                    </m:sub>
                  </m:sSub>
                </m:e>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ee</m:t>
                      </m:r>
                    </m:sub>
                  </m:sSub>
                </m:e>
                <m:e/>
              </m:mr>
              <m:m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ee</m:t>
                      </m:r>
                    </m:sub>
                  </m:sSub>
                </m:e>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ee</m:t>
                      </m:r>
                    </m:sub>
                  </m:sSub>
                </m:e>
                <m:e/>
              </m:mr>
              <m:mr>
                <m:e/>
                <m:e/>
                <m:e/>
              </m:mr>
            </m:m>
          </m:e>
        </m:d>
      </m:oMath>
      <w:r w:rsidRPr="008C0E0D">
        <w:rPr>
          <w:rFonts w:ascii="Times New Roman" w:hAnsi="Times New Roman" w:cs="Times New Roman"/>
        </w:rPr>
        <w:t>,</w:t>
      </w:r>
      <w:r w:rsidRPr="008C0E0D">
        <w:rPr>
          <w:rFonts w:ascii="Times New Roman" w:hAnsi="Times New Roman" w:cs="Times New Roman"/>
          <w:lang w:val="en-CA"/>
        </w:rPr>
        <w:t xml:space="preserve"> </w:t>
      </w:r>
      <m:oMath>
        <m:r>
          <w:rPr>
            <w:rFonts w:ascii="Cambria Math" w:hAnsi="Cambria Math" w:cs="Times New Roman"/>
          </w:rPr>
          <m:t>W</m:t>
        </m:r>
        <m:r>
          <m:rPr>
            <m:sty m:val="bi"/>
          </m:rPr>
          <w:rPr>
            <w:rFonts w:ascii="Cambria Math" w:hAnsi="Cambria Math" w:cs="Times New Roman"/>
          </w:rPr>
          <m:t>r=</m:t>
        </m:r>
        <m:d>
          <m:dPr>
            <m:ctrlPr>
              <w:rPr>
                <w:rFonts w:ascii="Cambria Math" w:hAnsi="Cambria Math" w:cs="Times New Roman"/>
                <w:b/>
                <w:i/>
              </w:rPr>
            </m:ctrlPr>
          </m:dPr>
          <m:e>
            <m:eqArr>
              <m:eqArrPr>
                <m:ctrlPr>
                  <w:rPr>
                    <w:rFonts w:ascii="Cambria Math" w:hAnsi="Cambria Math" w:cs="Times New Roman"/>
                    <w:b/>
                    <w:i/>
                  </w:rPr>
                </m:ctrlPr>
              </m:eqArrPr>
              <m:e>
                <m:sSub>
                  <m:sSubPr>
                    <m:ctrlPr>
                      <w:rPr>
                        <w:rFonts w:ascii="Cambria Math" w:hAnsi="Cambria Math" w:cs="Times New Roman"/>
                        <w:i/>
                      </w:rPr>
                    </m:ctrlPr>
                  </m:sSubPr>
                  <m:e>
                    <m:d>
                      <m:dPr>
                        <m:begChr m:val="["/>
                        <m:endChr m:val="]"/>
                        <m:ctrlPr>
                          <w:rPr>
                            <w:rFonts w:ascii="Cambria Math" w:hAnsi="Cambria Math" w:cs="Times New Roman"/>
                            <w:i/>
                          </w:rPr>
                        </m:ctrlPr>
                      </m:dPr>
                      <m:e>
                        <m:r>
                          <w:rPr>
                            <w:rFonts w:ascii="Cambria Math" w:hAnsi="Cambria Math" w:cs="Times New Roman"/>
                          </w:rPr>
                          <m:t>W</m:t>
                        </m:r>
                        <m:r>
                          <m:rPr>
                            <m:sty m:val="bi"/>
                          </m:rPr>
                          <w:rPr>
                            <w:rFonts w:ascii="Cambria Math" w:hAnsi="Cambria Math" w:cs="Times New Roman"/>
                          </w:rPr>
                          <m:t>r</m:t>
                        </m:r>
                      </m:e>
                    </m:d>
                  </m:e>
                  <m:sub>
                    <m:r>
                      <w:rPr>
                        <w:rFonts w:ascii="Cambria Math" w:hAnsi="Cambria Math" w:cs="Times New Roman"/>
                      </w:rPr>
                      <m:t>D</m:t>
                    </m:r>
                  </m:sub>
                </m:sSub>
              </m:e>
              <m:e>
                <m:sSub>
                  <m:sSubPr>
                    <m:ctrlPr>
                      <w:rPr>
                        <w:rFonts w:ascii="Cambria Math" w:hAnsi="Cambria Math" w:cs="Times New Roman"/>
                        <w:i/>
                      </w:rPr>
                    </m:ctrlPr>
                  </m:sSubPr>
                  <m:e>
                    <m:d>
                      <m:dPr>
                        <m:begChr m:val="["/>
                        <m:endChr m:val="]"/>
                        <m:ctrlPr>
                          <w:rPr>
                            <w:rFonts w:ascii="Cambria Math" w:hAnsi="Cambria Math" w:cs="Times New Roman"/>
                            <w:i/>
                          </w:rPr>
                        </m:ctrlPr>
                      </m:dPr>
                      <m:e>
                        <m:r>
                          <w:rPr>
                            <w:rFonts w:ascii="Cambria Math" w:hAnsi="Cambria Math" w:cs="Times New Roman"/>
                          </w:rPr>
                          <m:t>W</m:t>
                        </m:r>
                        <m:r>
                          <m:rPr>
                            <m:sty m:val="bi"/>
                          </m:rPr>
                          <w:rPr>
                            <w:rFonts w:ascii="Cambria Math" w:hAnsi="Cambria Math" w:cs="Times New Roman"/>
                          </w:rPr>
                          <m:t>r</m:t>
                        </m:r>
                      </m:e>
                    </m:d>
                  </m:e>
                  <m:sub>
                    <m:r>
                      <w:rPr>
                        <w:rFonts w:ascii="Cambria Math" w:hAnsi="Cambria Math" w:cs="Times New Roman"/>
                      </w:rPr>
                      <m:t>E</m:t>
                    </m:r>
                  </m:sub>
                </m:sSub>
                <m:ctrlPr>
                  <w:rPr>
                    <w:rFonts w:ascii="Cambria Math" w:eastAsia="Cambria Math" w:hAnsi="Cambria Math" w:cs="Times New Roman"/>
                    <w:b/>
                    <w:i/>
                  </w:rPr>
                </m:ctrlPr>
              </m:e>
              <m:e/>
            </m:eqArr>
          </m:e>
        </m:d>
      </m:oMath>
      <w:r w:rsidRPr="008C0E0D">
        <w:rPr>
          <w:rFonts w:ascii="Times New Roman" w:hAnsi="Times New Roman" w:cs="Times New Roman"/>
          <w:bCs/>
          <w:lang w:val="en-CA"/>
        </w:rPr>
        <w:t>,</w:t>
      </w:r>
      <w:r w:rsidRPr="008C0E0D">
        <w:rPr>
          <w:rFonts w:ascii="Times New Roman" w:hAnsi="Times New Roman" w:cs="Times New Roman"/>
          <w:b/>
          <w:lang w:val="en-CA"/>
        </w:rPr>
        <w:t xml:space="preserve"> </w:t>
      </w:r>
    </w:p>
    <w:p w14:paraId="328CE7B0" w14:textId="77777777" w:rsidR="00682B3A" w:rsidRPr="008C0E0D" w:rsidRDefault="00682B3A" w:rsidP="00682B3A">
      <w:pPr>
        <w:spacing w:line="360" w:lineRule="auto"/>
        <w:jc w:val="both"/>
        <w:rPr>
          <w:ins w:id="0" w:author="Milad Lankarany" w:date="2023-01-10T14:21:00Z"/>
          <w:rFonts w:ascii="Times New Roman" w:hAnsi="Times New Roman" w:cs="Times New Roman"/>
        </w:rPr>
      </w:pPr>
      <m:oMath>
        <m:r>
          <w:rPr>
            <w:rFonts w:ascii="Cambria Math" w:hAnsi="Cambria Math" w:cs="Times New Roman"/>
          </w:rPr>
          <m:t>F</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DBS</m:t>
                </m:r>
              </m:sub>
            </m:sSub>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c</m:t>
            </m:r>
          </m:num>
          <m:den>
            <m:r>
              <w:rPr>
                <w:rFonts w:ascii="Cambria Math" w:hAnsi="Cambria Math" w:cs="Times New Roman"/>
              </w:rPr>
              <m:t>1+</m:t>
            </m:r>
            <m:r>
              <m:rPr>
                <m:sty m:val="p"/>
              </m:rPr>
              <w:rPr>
                <w:rFonts w:ascii="Cambria Math" w:hAnsi="Cambria Math" w:cs="Times New Roman"/>
              </w:rPr>
              <m:t>exp⁡</m:t>
            </m:r>
            <m:r>
              <w:rPr>
                <w:rFonts w:ascii="Cambria Math" w:hAnsi="Cambria Math" w:cs="Times New Roman"/>
              </w:rPr>
              <m:t>[-s*</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DBS</m:t>
                    </m:r>
                  </m:sub>
                </m:sSub>
                <m:r>
                  <w:rPr>
                    <w:rFonts w:ascii="Cambria Math" w:hAnsi="Cambria Math" w:cs="Times New Roman"/>
                  </w:rPr>
                  <m:t>-k</m:t>
                </m:r>
              </m:e>
            </m:d>
            <m:r>
              <w:rPr>
                <w:rFonts w:ascii="Cambria Math" w:hAnsi="Cambria Math" w:cs="Times New Roman"/>
              </w:rPr>
              <m:t>]</m:t>
            </m:r>
          </m:den>
        </m:f>
      </m:oMath>
      <w:r w:rsidRPr="008C0E0D">
        <w:rPr>
          <w:rFonts w:ascii="Times New Roman" w:hAnsi="Times New Roman" w:cs="Times New Roman"/>
        </w:rPr>
        <w:t xml:space="preserve"> ; </w:t>
      </w:r>
    </w:p>
    <w:p w14:paraId="62A11C75" w14:textId="77777777" w:rsidR="00682B3A" w:rsidRPr="008C0E0D" w:rsidRDefault="00682B3A" w:rsidP="00682B3A">
      <w:pPr>
        <w:spacing w:line="360" w:lineRule="auto"/>
        <w:rPr>
          <w:rFonts w:ascii="Times New Roman" w:hAnsi="Times New Roman" w:cs="Times New Roman"/>
        </w:rPr>
      </w:pPr>
    </w:p>
    <w:p w14:paraId="7E1EE821" w14:textId="0053F0EE" w:rsidR="007947A6" w:rsidRDefault="00682B3A" w:rsidP="00682B3A">
      <w:r w:rsidRPr="008C0E0D">
        <w:rPr>
          <w:rFonts w:ascii="Times New Roman" w:hAnsi="Times New Roman" w:cs="Times New Roman"/>
        </w:rPr>
        <w:t xml:space="preserve">In </w:t>
      </w:r>
      <w:r w:rsidRPr="008C0E0D">
        <w:rPr>
          <w:rFonts w:ascii="Times New Roman" w:hAnsi="Times New Roman" w:cs="Times New Roman"/>
          <w:b/>
        </w:rPr>
        <w:t>Equation (1)</w:t>
      </w:r>
      <w:r w:rsidRPr="008C0E0D">
        <w:rPr>
          <w:rFonts w:ascii="Times New Roman" w:hAnsi="Times New Roman" w:cs="Times New Roman"/>
        </w:rPr>
        <w:t xml:space="preserve">, </w:t>
      </w:r>
      <m:oMath>
        <m:r>
          <w:rPr>
            <w:rFonts w:ascii="Cambria Math" w:hAnsi="Cambria Math" w:cs="Times New Roman" w:hint="eastAsia"/>
          </w:rPr>
          <m:t>r</m:t>
        </m:r>
      </m:oMath>
      <w:r w:rsidRPr="008C0E0D">
        <w:rPr>
          <w:rFonts w:ascii="Times New Roman" w:hAnsi="Times New Roman" w:cs="Times New Roman"/>
        </w:rPr>
        <w:t xml:space="preserve"> </w:t>
      </w:r>
      <w:r>
        <w:rPr>
          <w:rFonts w:ascii="Times New Roman" w:hAnsi="Times New Roman" w:cs="Times New Roman" w:hint="eastAsia"/>
        </w:rPr>
        <w:t xml:space="preserve">is the firing rate, </w:t>
      </w:r>
      <w:r w:rsidRPr="008C0E0D">
        <w:rPr>
          <w:rFonts w:ascii="Times New Roman" w:hAnsi="Times New Roman" w:cs="Times New Roman"/>
        </w:rPr>
        <w:t>neural group “</w:t>
      </w:r>
      <m:oMath>
        <m:r>
          <w:rPr>
            <w:rFonts w:ascii="Cambria Math" w:hAnsi="Cambria Math" w:cs="Times New Roman"/>
          </w:rPr>
          <m:t>D</m:t>
        </m:r>
      </m:oMath>
      <w:r w:rsidRPr="008C0E0D">
        <w:rPr>
          <w:rFonts w:ascii="Times New Roman" w:hAnsi="Times New Roman" w:cs="Times New Roman"/>
        </w:rPr>
        <w:t>” represents the Vim neurons directly receiving DBS, neural group “</w:t>
      </w:r>
      <m:oMath>
        <m:r>
          <w:rPr>
            <w:rFonts w:ascii="Cambria Math" w:hAnsi="Cambria Math" w:cs="Times New Roman"/>
          </w:rPr>
          <m:t>E</m:t>
        </m:r>
      </m:oMath>
      <w:r w:rsidRPr="008C0E0D">
        <w:rPr>
          <w:rFonts w:ascii="Times New Roman" w:hAnsi="Times New Roman" w:cs="Times New Roman"/>
        </w:rPr>
        <w:t>” represents the external excitatory nuclei. The group “</w:t>
      </w:r>
      <m:oMath>
        <m:r>
          <w:rPr>
            <w:rFonts w:ascii="Cambria Math" w:hAnsi="Cambria Math" w:cs="Times New Roman"/>
          </w:rPr>
          <m:t>E</m:t>
        </m:r>
      </m:oMath>
      <w:r w:rsidRPr="008C0E0D">
        <w:rPr>
          <w:rFonts w:ascii="Times New Roman" w:hAnsi="Times New Roman" w:cs="Times New Roman"/>
        </w:rPr>
        <w:t xml:space="preserve">” neurons represent mainly the cerebellum dentate nucleus and </w:t>
      </w:r>
      <w:bookmarkStart w:id="1" w:name="_Hlk127530348"/>
      <w:r w:rsidRPr="008C0E0D">
        <w:rPr>
          <w:rFonts w:ascii="Times New Roman" w:hAnsi="Times New Roman" w:cs="Times New Roman"/>
        </w:rPr>
        <w:t>the pyramidal cells of primary motor cortex (M1)</w:t>
      </w:r>
      <w:bookmarkEnd w:id="1"/>
      <w:r w:rsidRPr="008C0E0D">
        <w:rPr>
          <w:rFonts w:ascii="Times New Roman" w:hAnsi="Times New Roman" w:cs="Times New Roman"/>
        </w:rPr>
        <w:t xml:space="preserve"> </w:t>
      </w:r>
      <w:r w:rsidRPr="008C0E0D">
        <w:rPr>
          <w:rFonts w:ascii="Times New Roman" w:hAnsi="Times New Roman" w:cs="Times New Roman"/>
          <w:vertAlign w:val="superscript"/>
        </w:rPr>
        <w:fldChar w:fldCharType="begin"/>
      </w:r>
      <w:r>
        <w:rPr>
          <w:rFonts w:ascii="Times New Roman" w:hAnsi="Times New Roman" w:cs="Times New Roman"/>
          <w:vertAlign w:val="superscript"/>
        </w:rPr>
        <w:instrText xml:space="preserve"> ADDIN ZOTERO_ITEM CSL_CITATION {"citationID":"a1eoo5to96b","properties":{"formattedCitation":"\\super 31\\nosupersub{}","plainCitation":"31","noteIndex":0},"citationItems":[{"id":169,"uris":["http://zotero.org/users/local/uBkiaWCf/items/7GQAZW6H"],"itemData":{"id":169,"type":"article-journal","abstract":"Local field potentials (LFPs) were recorded in seven unanaesthetized patients between the four adjacent contacts of a macroelectrode stereotactically implanted for the treatment of tremor. The LFPs were presumed to arise predominantly from the nucleus ventralis intermedius (Vim) of the thalamus, the implantation target. They were recorded simultaneously with the ipsilateral EEG and contralateral EMG during an isometric contraction or at rest. The patients had a history of either isolated tremor (essential tremor, n = 2; benign tremulous Parkinson's disease, n = 1) or tremor with signs of a cerebellar syndrome (multiple sclerosis, n = 3; essential tremor and ataxia, n = 1), although clinical tremor was absent at the time of recording because of a temporary microthalamotomy effect in four patients. In patients with isolated tremor, oscillatory activity picked up by contacts in Vim (cerebellar thalamus) was invariably coherent with that in the sensorimotor cortex or contracting muscle in the 8–27 Hz range. Such coherence was absent in two of the four subjects with tremor associated with a cerebellar syndrome. Coherence between LFPs recorded from more caudally placed contacts and the sensorimotor cortex or contracting muscle was negligible in all patients. These caudally placed contacts demonstrated the highest sensory evoked potential in response to median nerve stimulation. Oscillatory activity in the cerebellar thalamus (Vim) lagged behind that in both cortex and muscle. Coherent activity between the cerebellar thalamus (Vim) and the cortex persisted at rest. It is suggested that rhythmicities in the 8–27 Hz range could provide the basis for a temporal framework that is widely distributed within the motor system.","container-title":"Brain","DOI":"10.1093/brain/123.7.1459","ISSN":"0006-8950","issue":"7","journalAbbreviation":"Brain","page":"1459-1470","source":"Silverchair","title":"Coherence between cerebellar thalamus, cortex and muscle in man: Cerebellar thalamus interactions","title-short":"Coherence between cerebellar thalamus, cortex and muscle in man","volume":"123","author":[{"family":"Marsden","given":"J. F."},{"family":"Ashby","given":"P."},{"family":"Limousin-Dowsey","given":"P."},{"family":"Rothwell","given":"J. C."},{"family":"Brown","given":"P."}],"issued":{"date-parts":[["2000",7,1]]}}}],"schema":"https://github.com/citation-style-language/schema/raw/master/csl-citation.json"} </w:instrText>
      </w:r>
      <w:r w:rsidRPr="008C0E0D">
        <w:rPr>
          <w:rFonts w:ascii="Times New Roman" w:hAnsi="Times New Roman" w:cs="Times New Roman"/>
          <w:vertAlign w:val="superscript"/>
        </w:rPr>
        <w:fldChar w:fldCharType="separate"/>
      </w:r>
      <w:r w:rsidRPr="0086547C">
        <w:rPr>
          <w:rFonts w:ascii="Times New Roman" w:hAnsi="Times New Roman" w:cs="Times New Roman"/>
          <w:vertAlign w:val="superscript"/>
        </w:rPr>
        <w:t>31</w:t>
      </w:r>
      <w:r w:rsidRPr="008C0E0D">
        <w:rPr>
          <w:rFonts w:ascii="Times New Roman" w:hAnsi="Times New Roman" w:cs="Times New Roman"/>
          <w:vertAlign w:val="superscript"/>
        </w:rPr>
        <w:fldChar w:fldCharType="end"/>
      </w:r>
      <w:r w:rsidRPr="008C0E0D">
        <w:rPr>
          <w:rFonts w:ascii="Times New Roman" w:hAnsi="Times New Roman" w:cs="Times New Roman"/>
          <w:vertAlign w:val="superscript"/>
        </w:rPr>
        <w:t>,</w:t>
      </w:r>
      <w:r w:rsidRPr="008C0E0D">
        <w:rPr>
          <w:rFonts w:ascii="Times New Roman" w:hAnsi="Times New Roman" w:cs="Times New Roman"/>
          <w:vertAlign w:val="superscript"/>
        </w:rPr>
        <w:fldChar w:fldCharType="begin"/>
      </w:r>
      <w:r>
        <w:rPr>
          <w:rFonts w:ascii="Times New Roman" w:hAnsi="Times New Roman" w:cs="Times New Roman"/>
          <w:vertAlign w:val="superscript"/>
        </w:rPr>
        <w:instrText xml:space="preserve"> ADDIN ZOTERO_ITEM CSL_CITATION {"citationID":"BNSzHTTM","properties":{"formattedCitation":"\\super 32\\nosupersub{}","plainCitation":"32","noteIndex":0},"citationItems":[{"id":"yhMu06FZ/GGNydZb2","uris":["http://zotero.org/users/5747052/items/ZIHQ8EIA"],"itemData":{"id":2303,"type":"article-journal","abstract":"In the primary motor cortex (M1), layer 5 projection neurons signal directly to distant motor structures to drive movement. Despite their pivotal position and acknowledged diversity these neurons are traditionally separated into broad commissural and corticofugal types, and until now no attempt has been made at resolving the basis for their diversity. We therefore probed the electrophysiological and morphological properties of retrogradely labeled M1 corticospinal (CSp), corticothalamic (CTh), and commissural projecting corticostriatal (CStr) and corticocortical (CC) neurons. An unsupervised cluster analysis established at least four phenotypes with additional differences between lumbar and cervical projecting CSp neurons. Distinguishing parameters included the action potential (AP) waveform, firing behavior, the hyperpolarisation-activated sag potential, sublayer position, and soma and dendrite size. CTh neurons differed from CSp neurons in showing spike frequency acceleration and a greater sag potential. CStr neurons had the lowest AP amplitude and maximum rise rate of all neurons. Temperature influenced spike train behavior in corticofugal neurons. At 26°C CTh neurons fired bursts of APs more often than CSp neurons, but at 36°C both groups fired regular APs. Our findings provide reliable phenotypic fingerprints to identify distinct M1 projection neuron classes as a tool to understand their unique contributions to motor function.","container-title":"Frontiers in Cellular Neuroscience","ISSN":"1662-5102","source":"Frontiers","title":"Diversity of layer 5 projection neurons in the mouse motor cortex","URL":"https://www.frontiersin.org/article/10.3389/fncel.2013.00174","volume":"7","author":[{"family":"Oswald","given":"Manfred"},{"family":"Tantirigama","given":"Malinda"},{"family":"Sonntag","given":"Ivo"},{"family":"Hughes","given":"Stephanie"},{"family":"Empson","given":"Ruth"}],"accessed":{"date-parts":[["2022",3,2]]},"issued":{"date-parts":[["2013"]]}}}],"schema":"https://github.com/citation-style-language/schema/raw/master/csl-citation.json"} </w:instrText>
      </w:r>
      <w:r w:rsidRPr="008C0E0D">
        <w:rPr>
          <w:rFonts w:ascii="Times New Roman" w:hAnsi="Times New Roman" w:cs="Times New Roman"/>
          <w:vertAlign w:val="superscript"/>
        </w:rPr>
        <w:fldChar w:fldCharType="separate"/>
      </w:r>
      <w:r w:rsidRPr="0086547C">
        <w:rPr>
          <w:rFonts w:ascii="Times New Roman" w:hAnsi="Times New Roman" w:cs="Times New Roman"/>
          <w:vertAlign w:val="superscript"/>
        </w:rPr>
        <w:t>32</w:t>
      </w:r>
      <w:r w:rsidRPr="008C0E0D">
        <w:rPr>
          <w:rFonts w:ascii="Times New Roman" w:hAnsi="Times New Roman" w:cs="Times New Roman"/>
          <w:vertAlign w:val="superscript"/>
        </w:rPr>
        <w:fldChar w:fldCharType="end"/>
      </w:r>
      <w:r w:rsidRPr="008C0E0D">
        <w:rPr>
          <w:rFonts w:ascii="Times New Roman" w:hAnsi="Times New Roman" w:cs="Times New Roman"/>
        </w:rPr>
        <w:t>.</w:t>
      </w:r>
      <w:r>
        <w:rPr>
          <w:rFonts w:ascii="Times New Roman" w:hAnsi="Times New Roman" w:cs="Times New Roman" w:hint="eastAsia"/>
        </w:rPr>
        <w:t xml:space="preserve"> </w:t>
      </w:r>
      <m:oMath>
        <m:r>
          <w:rPr>
            <w:rFonts w:ascii="Cambria Math" w:hAnsi="Cambria Math" w:cs="Times New Roman" w:hint="eastAsia"/>
          </w:rPr>
          <m:t>e</m:t>
        </m:r>
      </m:oMath>
      <w:r>
        <w:rPr>
          <w:rFonts w:ascii="Times New Roman" w:hAnsi="Times New Roman" w:cs="Times New Roman" w:hint="eastAsia"/>
        </w:rPr>
        <w:t xml:space="preserve"> represent excitatory. </w:t>
      </w:r>
      <w:r w:rsidRPr="008C0E0D">
        <w:rPr>
          <w:rFonts w:ascii="Times New Roman" w:hAnsi="Times New Roman" w:cs="Times New Roman"/>
        </w:rPr>
        <w:t xml:space="preserve">The matrix </w:t>
      </w:r>
      <m:oMath>
        <m:r>
          <w:rPr>
            <w:rFonts w:ascii="Cambria Math" w:hAnsi="Cambria Math" w:cs="Times New Roman"/>
          </w:rPr>
          <m:t>W</m:t>
        </m:r>
      </m:oMath>
      <w:r w:rsidRPr="008C0E0D">
        <w:rPr>
          <w:rFonts w:ascii="Times New Roman" w:hAnsi="Times New Roman" w:cs="Times New Roman"/>
        </w:rPr>
        <w:t xml:space="preserve"> indicates strength of connectivity between different groups of neurons </w:t>
      </w:r>
      <w:r w:rsidRPr="008C0E0D">
        <w:rPr>
          <w:rFonts w:ascii="Times New Roman" w:hAnsi="Times New Roman" w:cs="Times New Roman"/>
        </w:rPr>
        <w:fldChar w:fldCharType="begin"/>
      </w:r>
      <w:r>
        <w:rPr>
          <w:rFonts w:ascii="Times New Roman" w:hAnsi="Times New Roman" w:cs="Times New Roman"/>
        </w:rPr>
        <w:instrText xml:space="preserve"> ADDIN ZOTERO_ITEM CSL_CITATION {"citationID":"a1vfht7di80","properties":{"formattedCitation":"\\super 16\\nosupersub{}","plainCitation":"16","noteIndex":0},"citationItems":[{"id":"yhMu06FZ/L1zRwcjf","uris":["http://zotero.org/users/5747052/items/AN58NQ7Z"],"itemData":{"id":1492,"type":"article-journal","abstract":"In cerebral cortex, ongoing activity absent a stimulus can resemble stimulus-driven activity in size and structure. In particular, spontaneous activity in cat primary visual cortex (V1) has structure significantly correlated with evoked responses to oriented stimuli. This suggests that, from unstructured input, cortical circuits selectively amplify specific activity patterns. Current understanding of selective amplification involves elongation of a neural assembly's lifetime by mutual excitation among its neurons. We introduce a new mechanism for selective amplification without elongation of lifetime: \"balanced amplification.\" Strong balanced amplification arises when feedback inhibition stabilizes strong recurrent excitation, a pattern likely to be typical of cortex. Thus, balanced amplification should ubiquitously contribute to cortical activity. Balanced amplification depends on the fact that individual neurons project only excitatory or only inhibitory synapses. This leads to a hidden feedforward connectivity between activity patterns. We show in a detailed biophysical model that this can explain the cat V1 observations.","container-title":"Neuron","DOI":"10.1016/j.neuron.2009.02.005","ISSN":"1097-4199","issue":"4","journalAbbreviation":"Neuron","language":"eng","note":"PMID: 19249282\nPMCID: PMC2667957","page":"635-648","source":"PubMed","title":"Balanced amplification: a new mechanism of selective amplification of neural activity patterns","title-short":"Balanced amplification","volume":"61","author":[{"family":"Murphy","given":"Brendan K."},{"family":"Miller","given":"Kenneth D."}],"issued":{"date-parts":[["2009",2,26]]}}}],"schema":"https://github.com/citation-style-language/schema/raw/master/csl-citation.json"} </w:instrText>
      </w:r>
      <w:r w:rsidRPr="008C0E0D">
        <w:rPr>
          <w:rFonts w:ascii="Times New Roman" w:hAnsi="Times New Roman" w:cs="Times New Roman"/>
        </w:rPr>
        <w:fldChar w:fldCharType="separate"/>
      </w:r>
      <w:r w:rsidRPr="0086547C">
        <w:rPr>
          <w:rFonts w:ascii="Times New Roman" w:hAnsi="Times New Roman" w:cs="Times New Roman"/>
          <w:vertAlign w:val="superscript"/>
        </w:rPr>
        <w:t>16</w:t>
      </w:r>
      <w:r w:rsidRPr="008C0E0D">
        <w:rPr>
          <w:rFonts w:ascii="Times New Roman" w:hAnsi="Times New Roman" w:cs="Times New Roman"/>
        </w:rPr>
        <w:fldChar w:fldCharType="end"/>
      </w:r>
      <w:r w:rsidRPr="008C0E0D">
        <w:rPr>
          <w:rFonts w:ascii="Times New Roman" w:hAnsi="Times New Roman" w:cs="Times New Roman"/>
          <w:vertAlign w:val="superscript"/>
        </w:rPr>
        <w:t>,</w:t>
      </w:r>
      <w:r w:rsidRPr="008C0E0D">
        <w:rPr>
          <w:rFonts w:ascii="Times New Roman" w:hAnsi="Times New Roman" w:cs="Times New Roman"/>
        </w:rPr>
        <w:fldChar w:fldCharType="begin"/>
      </w:r>
      <w:r>
        <w:rPr>
          <w:rFonts w:ascii="Times New Roman" w:hAnsi="Times New Roman" w:cs="Times New Roman"/>
        </w:rPr>
        <w:instrText xml:space="preserve"> ADDIN ZOTERO_ITEM CSL_CITATION {"citationID":"8HnzY1nR","properties":{"formattedCitation":"\\super 37\\nosupersub{}","plainCitation":"37","noteIndex":0},"citationItems":[{"id":"yhMu06FZ/qFYnOBf9","uris":["http://zotero.org/users/5747052/items/LICV6GVD"],"itemData":{"id":2348,"type":"article-journal","abstract":"Recent research has revealed general principles in the structural and functional organization of complex networks which are shared by various natural, social and technological systems. This review examines these principles as applied to the organization, development and function of complex brain networks. Specifically, we examine the structural properties of large-scale anatomical and functional brain networks and discuss how they might arise in the course of network growth and rewiring. Moreover, we examine the relationship between the structural substrate of neuroanatomy and more dynamic functional and effective connectivity patterns that underlie human cognition. We suggest that network analysis offers new fundamental insights into global and integrative aspects of brain function, including the origin of flexible and coherent cognitive states within the neural architecture.","container-title":"Trends in Cognitive Sciences","DOI":"10.1016/j.tics.2004.07.008","ISSN":"1364-6613","issue":"9","journalAbbreviation":"Trends in Cognitive Sciences","language":"en","page":"418-425","source":"ScienceDirect","title":"Organization, development and function of complex brain networks","volume":"8","author":[{"family":"Sporns","given":"Olaf"},{"family":"Chialvo","given":"Dante R."},{"family":"Kaiser","given":"Marcus"},{"family":"Hilgetag","given":"Claus C."}],"issued":{"date-parts":[["2004",9,1]]}}}],"schema":"https://github.com/citation-style-language/schema/raw/master/csl-citation.json"} </w:instrText>
      </w:r>
      <w:r w:rsidRPr="008C0E0D">
        <w:rPr>
          <w:rFonts w:ascii="Times New Roman" w:hAnsi="Times New Roman" w:cs="Times New Roman"/>
        </w:rPr>
        <w:fldChar w:fldCharType="separate"/>
      </w:r>
      <w:r w:rsidRPr="0086547C">
        <w:rPr>
          <w:rFonts w:ascii="Times New Roman" w:hAnsi="Times New Roman" w:cs="Times New Roman"/>
          <w:vertAlign w:val="superscript"/>
        </w:rPr>
        <w:t>37</w:t>
      </w:r>
      <w:r w:rsidRPr="008C0E0D">
        <w:rPr>
          <w:rFonts w:ascii="Times New Roman" w:hAnsi="Times New Roman" w:cs="Times New Roman"/>
        </w:rPr>
        <w:fldChar w:fldCharType="end"/>
      </w:r>
      <w:r w:rsidRPr="008C0E0D">
        <w:rPr>
          <w:rFonts w:ascii="Times New Roman" w:hAnsi="Times New Roman" w:cs="Times New Roman"/>
        </w:rPr>
        <w:t xml:space="preserve">. In matrix </w:t>
      </w:r>
      <m:oMath>
        <m:r>
          <w:rPr>
            <w:rFonts w:ascii="Cambria Math" w:hAnsi="Cambria Math" w:cs="Times New Roman"/>
          </w:rPr>
          <m:t>W</m:t>
        </m:r>
      </m:oMath>
      <w:r w:rsidRPr="008C0E0D">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pq</m:t>
            </m:r>
          </m:sub>
        </m:sSub>
      </m:oMath>
      <w:r w:rsidRPr="008C0E0D">
        <w:rPr>
          <w:rFonts w:ascii="Times New Roman" w:hAnsi="Times New Roman" w:cs="Times New Roman"/>
        </w:rPr>
        <w:t xml:space="preserve"> (for </w:t>
      </w:r>
      <m:oMath>
        <m:r>
          <w:rPr>
            <w:rFonts w:ascii="Cambria Math" w:hAnsi="Cambria Math" w:cs="Times New Roman"/>
          </w:rPr>
          <m:t>p</m:t>
        </m:r>
      </m:oMath>
      <w:r w:rsidRPr="008C0E0D">
        <w:rPr>
          <w:rFonts w:ascii="Times New Roman" w:hAnsi="Times New Roman" w:cs="Times New Roman"/>
        </w:rPr>
        <w:t>,</w:t>
      </w:r>
      <m:oMath>
        <m:r>
          <w:rPr>
            <w:rFonts w:ascii="Cambria Math" w:hAnsi="Cambria Math" w:cs="Times New Roman"/>
          </w:rPr>
          <m:t>q</m:t>
        </m:r>
      </m:oMath>
      <w:r w:rsidRPr="008C0E0D">
        <w:rPr>
          <w:rFonts w:ascii="Times New Roman" w:hAnsi="Times New Roman" w:cs="Times New Roman"/>
        </w:rPr>
        <w:t xml:space="preserve"> belong to group “</w:t>
      </w:r>
      <m:oMath>
        <m:r>
          <w:rPr>
            <w:rFonts w:ascii="Cambria Math" w:hAnsi="Cambria Math" w:cs="Times New Roman"/>
          </w:rPr>
          <m:t>D</m:t>
        </m:r>
      </m:oMath>
      <w:r w:rsidRPr="008C0E0D">
        <w:rPr>
          <w:rFonts w:ascii="Times New Roman" w:hAnsi="Times New Roman" w:cs="Times New Roman"/>
        </w:rPr>
        <w:t>”, “</w:t>
      </w:r>
      <m:oMath>
        <m:r>
          <w:rPr>
            <w:rFonts w:ascii="Cambria Math" w:hAnsi="Cambria Math" w:cs="Times New Roman"/>
          </w:rPr>
          <m:t>E</m:t>
        </m:r>
      </m:oMath>
      <w:r w:rsidRPr="008C0E0D">
        <w:rPr>
          <w:rFonts w:ascii="Times New Roman" w:hAnsi="Times New Roman" w:cs="Times New Roman"/>
        </w:rPr>
        <w:t>”) represents the connectivity strength from the neural group “</w:t>
      </w:r>
      <m:oMath>
        <m:r>
          <w:rPr>
            <w:rFonts w:ascii="Cambria Math" w:hAnsi="Cambria Math" w:cs="Times New Roman"/>
          </w:rPr>
          <m:t>q</m:t>
        </m:r>
      </m:oMath>
      <w:r w:rsidRPr="008C0E0D">
        <w:rPr>
          <w:rFonts w:ascii="Times New Roman" w:hAnsi="Times New Roman" w:cs="Times New Roman"/>
        </w:rPr>
        <w:t>” to group “</w:t>
      </w:r>
      <m:oMath>
        <m:r>
          <w:rPr>
            <w:rFonts w:ascii="Cambria Math" w:hAnsi="Cambria Math" w:cs="Times New Roman"/>
          </w:rPr>
          <m:t>p</m:t>
        </m:r>
      </m:oMath>
      <w:r w:rsidRPr="008C0E0D">
        <w:rPr>
          <w:rFonts w:ascii="Times New Roman" w:hAnsi="Times New Roman" w:cs="Times New Roman"/>
        </w:rPr>
        <w:t>”, and the +/- sign denotes the excitatory(</w:t>
      </w:r>
      <m:oMath>
        <m:r>
          <w:rPr>
            <w:rFonts w:ascii="Cambria Math" w:hAnsi="Cambria Math" w:cs="Times New Roman"/>
          </w:rPr>
          <m:t>e</m:t>
        </m:r>
      </m:oMath>
      <w:r w:rsidRPr="008C0E0D">
        <w:rPr>
          <w:rFonts w:ascii="Times New Roman" w:hAnsi="Times New Roman" w:cs="Times New Roman"/>
        </w:rPr>
        <w:t>)/</w:t>
      </w:r>
      <w:proofErr w:type="gramStart"/>
      <w:r w:rsidRPr="008C0E0D">
        <w:rPr>
          <w:rFonts w:ascii="Times New Roman" w:hAnsi="Times New Roman" w:cs="Times New Roman"/>
        </w:rPr>
        <w:t>inhibitory(</w:t>
      </w:r>
      <w:proofErr w:type="gramEnd"/>
      <m:oMath>
        <m:r>
          <w:rPr>
            <w:rFonts w:ascii="Cambria Math" w:hAnsi="Cambria Math" w:cs="Times New Roman"/>
          </w:rPr>
          <m:t>i</m:t>
        </m:r>
      </m:oMath>
      <w:r w:rsidRPr="008C0E0D">
        <w:rPr>
          <w:rFonts w:ascii="Times New Roman" w:hAnsi="Times New Roman" w:cs="Times New Roman"/>
        </w:rPr>
        <w:t>) effect.</w:t>
      </w:r>
      <w:r w:rsidR="00CC5F52" w:rsidRPr="008C0E0D">
        <w:rPr>
          <w:rFonts w:ascii="Times New Roman" w:hAnsi="Times New Roman" w:cs="Times New Roman"/>
        </w:rPr>
        <w:t xml:space="preserve"> </w:t>
      </w:r>
      <m:oMath>
        <m:sSub>
          <m:sSubPr>
            <m:ctrlPr>
              <w:rPr>
                <w:rFonts w:ascii="Cambria Math" w:hAnsi="Cambria Math" w:cs="Times New Roman"/>
                <w:i/>
                <w:color w:val="FF0000"/>
              </w:rPr>
            </m:ctrlPr>
          </m:sSubPr>
          <m:e>
            <m:r>
              <w:rPr>
                <w:rFonts w:ascii="Cambria Math" w:hAnsi="Cambria Math" w:cs="Times New Roman"/>
                <w:color w:val="FF0000"/>
              </w:rPr>
              <m:t>I</m:t>
            </m:r>
          </m:e>
          <m:sub>
            <m:r>
              <w:rPr>
                <w:rFonts w:ascii="Cambria Math" w:hAnsi="Cambria Math" w:cs="Times New Roman"/>
                <w:color w:val="FF0000"/>
              </w:rPr>
              <m:t>DBS</m:t>
            </m:r>
          </m:sub>
        </m:sSub>
      </m:oMath>
      <w:r w:rsidR="00CC5F52" w:rsidRPr="00E1382B">
        <w:rPr>
          <w:rFonts w:ascii="Times New Roman" w:hAnsi="Times New Roman" w:cs="Times New Roman"/>
          <w:color w:val="FF0000"/>
        </w:rPr>
        <w:t xml:space="preserve"> </w:t>
      </w:r>
      <w:r w:rsidR="00CC5F52" w:rsidRPr="00E1382B">
        <w:rPr>
          <w:rFonts w:ascii="Times New Roman" w:hAnsi="Times New Roman" w:cs="Times New Roman" w:hint="eastAsia"/>
          <w:color w:val="FF0000"/>
        </w:rPr>
        <w:t xml:space="preserve">is the DBS pulse waveform from a specified stimulation frequency, with pulse width = 0.3ms (from </w:t>
      </w:r>
      <w:r w:rsidR="00CC5F52" w:rsidRPr="00E1382B">
        <w:rPr>
          <w:rFonts w:ascii="Times New Roman" w:hAnsi="Times New Roman" w:cs="Times New Roman"/>
          <w:color w:val="FF0000"/>
        </w:rPr>
        <w:t xml:space="preserve">Milosevic et al. (2021) </w:t>
      </w:r>
      <w:r w:rsidR="00CC5F52" w:rsidRPr="00E1382B">
        <w:rPr>
          <w:rFonts w:ascii="Times New Roman" w:hAnsi="Times New Roman" w:cs="Times New Roman"/>
          <w:color w:val="FF0000"/>
        </w:rPr>
        <w:fldChar w:fldCharType="begin"/>
      </w:r>
      <w:r w:rsidR="00CC5F52" w:rsidRPr="00E1382B">
        <w:rPr>
          <w:rFonts w:ascii="Times New Roman" w:hAnsi="Times New Roman" w:cs="Times New Roman"/>
          <w:color w:val="FF0000"/>
        </w:rPr>
        <w:instrText xml:space="preserve"> ADDIN ZOTERO_ITEM CSL_CITATION {"citationID":"a2ougdqu4tc","properties":{"formattedCitation":"\\super 5\\nosupersub{}","plainCitation":"5","noteIndex":0},"citationItems":[{"id":"yhMu06FZ/9ajmh4aW","uris":["http://zotero.org/users/5747052/items/SA5EMADN"],"itemData":{"id":"qi0VPs7P/yKFuCIaU","type":"article-journal","abstract":"Background\nDeep brain stimulation is an established therapy for several neurological disorders; however, its effects on neuronal activity vary across brain regions and depend on stimulation settings. Understanding these variable responses can aid in the development of physiologically-informed stimulation paradigms in existing or prospective indications.\nObjective\nProvide experimental and computational insights into the brain-region-specific and frequency-dependent effects of extracellular stimulation on neuronal activity.\nMethods\nIn patients with movement disorders, single-neuron recordings were acquired from the subthalamic nucleus, substantia nigra pars reticulata, ventral intermediate nucleus, or reticular thalamus during microstimulation across various frequencies (1–100 Hz) to assess single-pulse and frequency-response functions. Moreover, a biophysically-realistic computational framework was developed which generated postsynaptic responses under the assumption that electrical stimuli simultaneously activated all convergent presynaptic inputs to stimulation target neurons. The framework took into consideration the relative distributions of excitatory/inhibitory afferent inputs to model site-specific responses, which were in turn embedded within a model of short-term synaptic plasticity to account for stimulation frequency-dependence.\nResults\nWe demonstrated microstimulation-evoked excitatory neuronal responses in thalamic structures (which have predominantly excitatory inputs) and inhibitory responses in basal ganglia structures (predominantly inhibitory inputs); however, higher stimulation frequencies led to a loss of site-specificity and convergence towards neuronal suppression. The model confirmed that site-specific responses could be simulated by accounting for local neuroanatomical/microcircuit properties, while suppression of neuronal activity during high-frequency stimulation was mediated by short-term synaptic depression.\nConclusions\nBrain-region-specific and frequency-dependant neuronal responses could be simulated by considering neuroanatomical (local microcircuitry) and neurophysiological (short-term plasticity) properties.","container-title":"Brain Stimulation","DOI":"10.1016/j.brs.2021.04.022","ISSN":"1935-861X","issue":"4","journalAbbreviation":"Brain Stimulation","language":"en","page":"807-821","source":"ScienceDirect","title":"A theoretical framework for the site-specific and frequency-dependent neuronal effects of deep brain stimulation","volume":"14","author":[{"family":"Milosevic","given":"Luka"},{"family":"Kalia","given":"Suneil K."},{"family":"Hodaie","given":"Mojgan"},{"family":"Lozano","given":"Andres M."},{"family":"Popovic","given":"Milos R."},{"family":"Hutchison","given":"William D."},{"family":"Lankarany","given":"Milad"}],"issued":{"date-parts":[["2021",7,1]]}}}],"schema":"https://github.com/citation-style-language/schema/raw/master/csl-citation.json"} </w:instrText>
      </w:r>
      <w:r w:rsidR="00CC5F52" w:rsidRPr="00E1382B">
        <w:rPr>
          <w:rFonts w:ascii="Times New Roman" w:hAnsi="Times New Roman" w:cs="Times New Roman"/>
          <w:color w:val="FF0000"/>
        </w:rPr>
        <w:fldChar w:fldCharType="separate"/>
      </w:r>
      <w:r w:rsidR="00CC5F52" w:rsidRPr="00E1382B">
        <w:rPr>
          <w:rFonts w:ascii="Times New Roman" w:hAnsi="Times New Roman" w:cs="Times New Roman"/>
          <w:color w:val="FF0000"/>
          <w:vertAlign w:val="superscript"/>
        </w:rPr>
        <w:t>5</w:t>
      </w:r>
      <w:r w:rsidR="00CC5F52" w:rsidRPr="00E1382B">
        <w:rPr>
          <w:rFonts w:ascii="Times New Roman" w:hAnsi="Times New Roman" w:cs="Times New Roman"/>
          <w:color w:val="FF0000"/>
        </w:rPr>
        <w:fldChar w:fldCharType="end"/>
      </w:r>
      <w:r w:rsidR="00CC5F52" w:rsidRPr="00E1382B">
        <w:rPr>
          <w:rFonts w:ascii="Times New Roman" w:hAnsi="Times New Roman" w:cs="Times New Roman" w:hint="eastAsia"/>
          <w:color w:val="FF0000"/>
        </w:rPr>
        <w:t>) and amplitude = 1 as a scalar</w:t>
      </w:r>
      <w:r w:rsidR="00CC5F52" w:rsidRPr="00E1382B">
        <w:rPr>
          <w:rFonts w:ascii="Times New Roman" w:hAnsi="Times New Roman" w:cs="Times New Roman"/>
          <w:color w:val="FF0000"/>
        </w:rPr>
        <w:t>;</w:t>
      </w:r>
      <w:r w:rsidR="00CC5F52" w:rsidRPr="008C0E0D">
        <w:rPr>
          <w:rFonts w:ascii="Times New Roman" w:eastAsia="Times New Roman" w:hAnsi="Times New Roman" w:cs="Times New Roman"/>
        </w:rPr>
        <w:t xml:space="preserve"> </w:t>
      </w:r>
      <w:r w:rsidRPr="008C0E0D">
        <w:rPr>
          <w:rFonts w:ascii="Times New Roman" w:hAnsi="Times New Roman" w:cs="Times New Roman"/>
        </w:rPr>
        <w:t>;</w:t>
      </w:r>
      <w:r w:rsidRPr="008C0E0D">
        <w:rPr>
          <w:rFonts w:ascii="Times New Roman" w:eastAsia="Times New Roman" w:hAnsi="Times New Roman" w:cs="Times New Roman"/>
        </w:rPr>
        <w:t xml:space="preserve"> </w:t>
      </w:r>
      <m:oMath>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DBS</m:t>
            </m:r>
          </m:sub>
        </m:sSub>
      </m:oMath>
      <w:r w:rsidRPr="008C0E0D">
        <w:rPr>
          <w:rFonts w:ascii="Times New Roman" w:eastAsia="Times New Roman" w:hAnsi="Times New Roman" w:cs="Times New Roman"/>
        </w:rPr>
        <w:t xml:space="preserve"> is then transf</w:t>
      </w:r>
      <w:proofErr w:type="spellStart"/>
      <w:r w:rsidRPr="008C0E0D">
        <w:rPr>
          <w:rFonts w:ascii="Times New Roman" w:hAnsi="Times New Roman" w:cs="Times New Roman"/>
        </w:rPr>
        <w:t>orm</w:t>
      </w:r>
      <w:r w:rsidRPr="008C0E0D">
        <w:rPr>
          <w:rFonts w:ascii="Times New Roman" w:eastAsia="Times New Roman" w:hAnsi="Times New Roman" w:cs="Times New Roman"/>
        </w:rPr>
        <w:t>ed</w:t>
      </w:r>
      <w:proofErr w:type="spellEnd"/>
      <w:r w:rsidRPr="008C0E0D">
        <w:rPr>
          <w:rFonts w:ascii="Times New Roman" w:eastAsia="Times New Roman" w:hAnsi="Times New Roman" w:cs="Times New Roman"/>
        </w:rPr>
        <w:t xml:space="preserve"> (with a sigmoid function) to the corresponding firing rate dynamics </w:t>
      </w:r>
      <m:oMath>
        <m:r>
          <w:rPr>
            <w:rFonts w:ascii="Cambria Math" w:eastAsia="Times New Roman" w:hAnsi="Cambria Math" w:cs="Times New Roman"/>
          </w:rPr>
          <m:t>F</m:t>
        </m:r>
        <m:d>
          <m:dPr>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DBS</m:t>
                </m:r>
              </m:sub>
            </m:sSub>
          </m:e>
        </m:d>
      </m:oMath>
      <w:r w:rsidRPr="008C0E0D">
        <w:rPr>
          <w:rFonts w:ascii="Times New Roman" w:hAnsi="Times New Roman" w:cs="Times New Roman"/>
        </w:rPr>
        <w:t xml:space="preserve"> (</w:t>
      </w:r>
      <w:r w:rsidRPr="008C0E0D">
        <w:rPr>
          <w:rFonts w:ascii="Times New Roman" w:hAnsi="Times New Roman" w:cs="Times New Roman"/>
        </w:rPr>
        <w:fldChar w:fldCharType="begin"/>
      </w:r>
      <w:r>
        <w:rPr>
          <w:rFonts w:ascii="Times New Roman" w:hAnsi="Times New Roman" w:cs="Times New Roman"/>
        </w:rPr>
        <w:instrText xml:space="preserve"> ADDIN ZOTERO_ITEM CSL_CITATION {"citationID":"Oun0NEhh","properties":{"formattedCitation":"\\super 10\\nosupersub{}","plainCitation":"10","noteIndex":0},"citationItems":[{"id":131,"uris":["http://zotero.org/users/local/uBkiaWCf/items/Z2F85ZIH"],"itemData":{"id":131,"type":"article-journal","abstract":"Objective\nDeep brain stimulation (DBS) is an effective treatment for movement disorders, including Parkinson disease and essential tremor. However, the underlying mechanisms of DBS remain elusive. Despite the capability of existing models in interpreting experimental data qualitatively, there are very few unified computational models that quantitatively capture the dynamics of the neuronal activity of varying stimulated nuclei—including subthalamic nucleus (STN), substantia nigra pars reticulata (SNr), and ventral intermediate nucleus (Vim)—across different DBS frequencies.\nMaterials and Methods\nBoth synthetic and experimental data were used in the model fitting; the synthetic data were generated by an established spiking neuron model that was reported in our previous work, and the experimental data were provided using single-unit microelectrode recordings (MERs) during DBS (microelectrode stimulation). Based on these data, we developed a novel mathematical model to represent the firing rate of neurons receiving DBS, including neurons in STN, SNr, and Vim—across different DBS frequencies. In our model, the DBS pulses were filtered through a synapse model and a nonlinear transfer function to formulate the firing rate variability. For each DBS-targeted nucleus, we fitted a single set of optimal model parameters consistent across varying DBS frequencies.\nResults\nOur model accurately reproduced the firing rates observed and calculated from both synthetic and experimental data. The optimal model parameters were consistent across different DBS frequencies.\nConclusions\nThe result of our model fitting was in agreement with experimental single-unit MER data during DBS. Reproducing neuronal firing rates of different nuclei of the basal ganglia and thalamus during DBS can be helpful to further understand the mechanisms of DBS and to potentially optimize stimulation parameters based on their actual effects on neuronal activity.","container-title":"Neuromodulation: Technology at the Neural Interface","DOI":"10.1016/j.neurom.2023.03.012","ISSN":"1094-7159","journalAbbreviation":"Neuromodulation: Technology at the Neural Interface","language":"en","source":"ScienceDirect","title":"Modeling Instantaneous Firing Rate of Deep Brain Stimulation Target Neuronal Ensembles in the Basal Ganglia and Thalamus","URL":"https://www.sciencedirect.com/science/article/pii/S1094715923001460","author":[{"family":"Tian","given":"Yupeng"},{"family":"Murphy","given":"Matthew J. H."},{"family":"Steiner","given":"Leon A."},{"family":"Kalia","given":"Suneil K."},{"family":"Hodaie","given":"Mojgan"},{"family":"Lozano","given":"Andres M."},{"family":"Hutchison","given":"William D."},{"family":"Popovic","given":"Milos R."},{"family":"Milosevic","given":"Luka"},{"family":"Lankarany","given":"Milad"}],"accessed":{"date-parts":[["2023",5,2]]},"issued":{"date-parts":[["2023",5,2]]}}}],"schema":"https://github.com/citation-style-language/schema/raw/master/csl-citation.json"} </w:instrText>
      </w:r>
      <w:r w:rsidRPr="008C0E0D">
        <w:rPr>
          <w:rFonts w:ascii="Times New Roman" w:hAnsi="Times New Roman" w:cs="Times New Roman"/>
        </w:rPr>
        <w:fldChar w:fldCharType="separate"/>
      </w:r>
      <w:r w:rsidRPr="0086547C">
        <w:rPr>
          <w:rFonts w:ascii="Times New Roman" w:hAnsi="Times New Roman" w:cs="Times New Roman"/>
          <w:vertAlign w:val="superscript"/>
        </w:rPr>
        <w:t>10</w:t>
      </w:r>
      <w:r w:rsidRPr="008C0E0D">
        <w:rPr>
          <w:rFonts w:ascii="Times New Roman" w:hAnsi="Times New Roman" w:cs="Times New Roman"/>
        </w:rPr>
        <w:fldChar w:fldCharType="end"/>
      </w:r>
      <w:r w:rsidRPr="008C0E0D">
        <w:rPr>
          <w:rFonts w:ascii="Times New Roman" w:hAnsi="Times New Roman" w:cs="Times New Roman"/>
        </w:rPr>
        <w:t xml:space="preserve">, </w:t>
      </w:r>
      <w:r w:rsidRPr="008C0E0D">
        <w:rPr>
          <w:rFonts w:ascii="Times New Roman" w:hAnsi="Times New Roman" w:cs="Times New Roman"/>
          <w:b/>
        </w:rPr>
        <w:t>Fig. 1</w:t>
      </w:r>
      <w:r w:rsidRPr="008C0E0D">
        <w:rPr>
          <w:rFonts w:ascii="Times New Roman" w:hAnsi="Times New Roman" w:cs="Times New Roman"/>
        </w:rPr>
        <w:t xml:space="preserve">, </w:t>
      </w:r>
      <w:r>
        <w:rPr>
          <w:rFonts w:ascii="Times New Roman" w:hAnsi="Times New Roman" w:cs="Times New Roman"/>
          <w:b/>
          <w:lang w:val="el-GR"/>
        </w:rPr>
        <w:t>F</w:t>
      </w:r>
      <w:r w:rsidRPr="008C0E0D">
        <w:rPr>
          <w:rFonts w:ascii="Times New Roman" w:hAnsi="Times New Roman" w:cs="Times New Roman"/>
          <w:b/>
          <w:lang w:val="el-GR"/>
        </w:rPr>
        <w:t>igs. S3 and S5</w:t>
      </w:r>
      <w:r w:rsidRPr="008C0E0D">
        <w:rPr>
          <w:rFonts w:ascii="Times New Roman" w:hAnsi="Times New Roman" w:cs="Times New Roman"/>
        </w:rPr>
        <w:t xml:space="preserve">). See </w:t>
      </w:r>
      <w:r w:rsidRPr="008C0E0D">
        <w:rPr>
          <w:rFonts w:ascii="Times New Roman" w:hAnsi="Times New Roman" w:cs="Times New Roman"/>
          <w:b/>
          <w:bCs/>
        </w:rPr>
        <w:t>Table 1</w:t>
      </w:r>
      <w:r w:rsidRPr="008C0E0D">
        <w:rPr>
          <w:rFonts w:ascii="Times New Roman" w:hAnsi="Times New Roman" w:cs="Times New Roman"/>
        </w:rPr>
        <w:t xml:space="preserve"> for preset rate model parameters with corresponding physiological references.</w:t>
      </w:r>
    </w:p>
    <w:sectPr w:rsidR="007947A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DD3AB" w14:textId="77777777" w:rsidR="001938D5" w:rsidRDefault="001938D5" w:rsidP="00682B3A">
      <w:r>
        <w:separator/>
      </w:r>
    </w:p>
  </w:endnote>
  <w:endnote w:type="continuationSeparator" w:id="0">
    <w:p w14:paraId="7355D3A3" w14:textId="77777777" w:rsidR="001938D5" w:rsidRDefault="001938D5" w:rsidP="00682B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B48ED" w14:textId="77777777" w:rsidR="001938D5" w:rsidRDefault="001938D5" w:rsidP="00682B3A">
      <w:r>
        <w:separator/>
      </w:r>
    </w:p>
  </w:footnote>
  <w:footnote w:type="continuationSeparator" w:id="0">
    <w:p w14:paraId="1DECDED5" w14:textId="77777777" w:rsidR="001938D5" w:rsidRDefault="001938D5" w:rsidP="00682B3A">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lad Lankarany">
    <w15:presenceInfo w15:providerId="Windows Live" w15:userId="357efcba639b02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C08BB"/>
    <w:rsid w:val="00016201"/>
    <w:rsid w:val="001938D5"/>
    <w:rsid w:val="00355899"/>
    <w:rsid w:val="00682B3A"/>
    <w:rsid w:val="0076128B"/>
    <w:rsid w:val="007947A6"/>
    <w:rsid w:val="00BC08BB"/>
    <w:rsid w:val="00CC5F52"/>
    <w:rsid w:val="00DB6D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726E42"/>
  <w15:chartTrackingRefBased/>
  <w15:docId w15:val="{D9524A90-315D-4963-8E9D-5B1BE2CE1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B3A"/>
    <w:rPr>
      <w:kern w:val="0"/>
      <w:sz w:val="24"/>
      <w:szCs w:val="24"/>
    </w:rPr>
  </w:style>
  <w:style w:type="paragraph" w:styleId="Heading1">
    <w:name w:val="heading 1"/>
    <w:basedOn w:val="Normal"/>
    <w:next w:val="Normal"/>
    <w:link w:val="Heading1Char"/>
    <w:uiPriority w:val="9"/>
    <w:qFormat/>
    <w:rsid w:val="00BC08B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BC08B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BC08B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BC08BB"/>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BC08BB"/>
    <w:pPr>
      <w:keepNext/>
      <w:keepLines/>
      <w:spacing w:before="80" w:after="40"/>
      <w:outlineLvl w:val="4"/>
    </w:pPr>
    <w:rPr>
      <w:rFonts w:cstheme="majorBidi"/>
      <w:color w:val="2F5496" w:themeColor="accent1" w:themeShade="BF"/>
    </w:rPr>
  </w:style>
  <w:style w:type="paragraph" w:styleId="Heading6">
    <w:name w:val="heading 6"/>
    <w:basedOn w:val="Normal"/>
    <w:next w:val="Normal"/>
    <w:link w:val="Heading6Char"/>
    <w:uiPriority w:val="9"/>
    <w:semiHidden/>
    <w:unhideWhenUsed/>
    <w:qFormat/>
    <w:rsid w:val="00BC08BB"/>
    <w:pPr>
      <w:keepNext/>
      <w:keepLines/>
      <w:spacing w:before="4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BC08BB"/>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BC08BB"/>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BC08BB"/>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8BB"/>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BC08BB"/>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BC08BB"/>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BC08BB"/>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BC08BB"/>
    <w:rPr>
      <w:rFonts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BC08BB"/>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BC08BB"/>
    <w:rPr>
      <w:rFonts w:cstheme="majorBidi"/>
      <w:b/>
      <w:bCs/>
      <w:color w:val="595959" w:themeColor="text1" w:themeTint="A6"/>
    </w:rPr>
  </w:style>
  <w:style w:type="character" w:customStyle="1" w:styleId="Heading8Char">
    <w:name w:val="Heading 8 Char"/>
    <w:basedOn w:val="DefaultParagraphFont"/>
    <w:link w:val="Heading8"/>
    <w:uiPriority w:val="9"/>
    <w:semiHidden/>
    <w:rsid w:val="00BC08BB"/>
    <w:rPr>
      <w:rFonts w:cstheme="majorBidi"/>
      <w:color w:val="595959" w:themeColor="text1" w:themeTint="A6"/>
    </w:rPr>
  </w:style>
  <w:style w:type="character" w:customStyle="1" w:styleId="Heading9Char">
    <w:name w:val="Heading 9 Char"/>
    <w:basedOn w:val="DefaultParagraphFont"/>
    <w:link w:val="Heading9"/>
    <w:uiPriority w:val="9"/>
    <w:semiHidden/>
    <w:rsid w:val="00BC08BB"/>
    <w:rPr>
      <w:rFonts w:eastAsiaTheme="majorEastAsia" w:cstheme="majorBidi"/>
      <w:color w:val="595959" w:themeColor="text1" w:themeTint="A6"/>
    </w:rPr>
  </w:style>
  <w:style w:type="paragraph" w:styleId="Title">
    <w:name w:val="Title"/>
    <w:basedOn w:val="Normal"/>
    <w:next w:val="Normal"/>
    <w:link w:val="TitleChar"/>
    <w:uiPriority w:val="10"/>
    <w:qFormat/>
    <w:rsid w:val="00BC08BB"/>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8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08B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08BB"/>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BC08B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C08BB"/>
    <w:rPr>
      <w:i/>
      <w:iCs/>
      <w:color w:val="404040" w:themeColor="text1" w:themeTint="BF"/>
    </w:rPr>
  </w:style>
  <w:style w:type="paragraph" w:styleId="ListParagraph">
    <w:name w:val="List Paragraph"/>
    <w:basedOn w:val="Normal"/>
    <w:uiPriority w:val="34"/>
    <w:qFormat/>
    <w:rsid w:val="00BC08BB"/>
    <w:pPr>
      <w:ind w:left="720"/>
      <w:contextualSpacing/>
    </w:pPr>
  </w:style>
  <w:style w:type="character" w:styleId="IntenseEmphasis">
    <w:name w:val="Intense Emphasis"/>
    <w:basedOn w:val="DefaultParagraphFont"/>
    <w:uiPriority w:val="21"/>
    <w:qFormat/>
    <w:rsid w:val="00BC08BB"/>
    <w:rPr>
      <w:i/>
      <w:iCs/>
      <w:color w:val="2F5496" w:themeColor="accent1" w:themeShade="BF"/>
    </w:rPr>
  </w:style>
  <w:style w:type="paragraph" w:styleId="IntenseQuote">
    <w:name w:val="Intense Quote"/>
    <w:basedOn w:val="Normal"/>
    <w:next w:val="Normal"/>
    <w:link w:val="IntenseQuoteChar"/>
    <w:uiPriority w:val="30"/>
    <w:qFormat/>
    <w:rsid w:val="00BC08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08BB"/>
    <w:rPr>
      <w:i/>
      <w:iCs/>
      <w:color w:val="2F5496" w:themeColor="accent1" w:themeShade="BF"/>
    </w:rPr>
  </w:style>
  <w:style w:type="character" w:styleId="IntenseReference">
    <w:name w:val="Intense Reference"/>
    <w:basedOn w:val="DefaultParagraphFont"/>
    <w:uiPriority w:val="32"/>
    <w:qFormat/>
    <w:rsid w:val="00BC08BB"/>
    <w:rPr>
      <w:b/>
      <w:bCs/>
      <w:smallCaps/>
      <w:color w:val="2F5496" w:themeColor="accent1" w:themeShade="BF"/>
      <w:spacing w:val="5"/>
    </w:rPr>
  </w:style>
  <w:style w:type="paragraph" w:styleId="Header">
    <w:name w:val="header"/>
    <w:basedOn w:val="Normal"/>
    <w:link w:val="HeaderChar"/>
    <w:uiPriority w:val="99"/>
    <w:unhideWhenUsed/>
    <w:rsid w:val="00682B3A"/>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682B3A"/>
    <w:rPr>
      <w:sz w:val="18"/>
      <w:szCs w:val="18"/>
    </w:rPr>
  </w:style>
  <w:style w:type="paragraph" w:styleId="Footer">
    <w:name w:val="footer"/>
    <w:basedOn w:val="Normal"/>
    <w:link w:val="FooterChar"/>
    <w:uiPriority w:val="99"/>
    <w:unhideWhenUsed/>
    <w:rsid w:val="00682B3A"/>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682B3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2400</Words>
  <Characters>14647</Characters>
  <Application>Microsoft Office Word</Application>
  <DocSecurity>0</DocSecurity>
  <Lines>248</Lines>
  <Paragraphs>71</Paragraphs>
  <ScaleCrop>false</ScaleCrop>
  <Company/>
  <LinksUpToDate>false</LinksUpToDate>
  <CharactersWithSpaces>16976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Yupeng Tian</dc:creator>
  <cp:keywords/>
  <dc:description/>
  <cp:lastModifiedBy>Yupeng Tian</cp:lastModifiedBy>
  <cp:revision>3</cp:revision>
  <dcterms:created xsi:type="dcterms:W3CDTF">2026-02-26T09:29:00Z</dcterms:created>
  <dcterms:modified xsi:type="dcterms:W3CDTF">2026-02-26T10:35:00Z</dcterms:modified>
</cp:coreProperties>
</file>